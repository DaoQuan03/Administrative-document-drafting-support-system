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C4AE" w14:textId="77777777" w:rsidR="009A7FCA" w:rsidRPr="00C9164B" w:rsidRDefault="009A7FCA" w:rsidP="009A7FCA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tbl>
      <w:tblPr>
        <w:tblW w:w="3536" w:type="dxa"/>
        <w:tblInd w:w="6453" w:type="dxa"/>
        <w:tblLook w:val="0000" w:firstRow="0" w:lastRow="0" w:firstColumn="0" w:lastColumn="0" w:noHBand="0" w:noVBand="0"/>
      </w:tblPr>
      <w:tblGrid>
        <w:gridCol w:w="3536"/>
      </w:tblGrid>
      <w:tr w:rsidR="00EE1F8B" w:rsidRPr="00EE1F8B" w14:paraId="7DB8CDDD" w14:textId="77777777">
        <w:trPr>
          <w:trHeight w:val="255"/>
        </w:trPr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BE2C5D" w14:textId="77777777" w:rsidR="00EE1F8B" w:rsidRPr="00EE1F8B" w:rsidRDefault="00EE1F8B" w:rsidP="00CB0C5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E1F8B">
              <w:rPr>
                <w:rFonts w:ascii="Times New Roman" w:hAnsi="Times New Roman"/>
                <w:b/>
                <w:bCs/>
                <w:sz w:val="20"/>
                <w:szCs w:val="20"/>
              </w:rPr>
              <w:t>Mẫu 0</w:t>
            </w:r>
            <w:r w:rsidR="00CB0C56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  <w:r w:rsidRPr="00EE1F8B">
              <w:rPr>
                <w:rFonts w:ascii="Times New Roman" w:hAnsi="Times New Roman"/>
                <w:b/>
                <w:bCs/>
                <w:sz w:val="20"/>
                <w:szCs w:val="20"/>
              </w:rPr>
              <w:t>/PL-TTBT</w:t>
            </w:r>
          </w:p>
        </w:tc>
      </w:tr>
    </w:tbl>
    <w:p w14:paraId="35BE8E92" w14:textId="77777777" w:rsidR="00E80575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tbl>
      <w:tblPr>
        <w:tblW w:w="10395" w:type="dxa"/>
        <w:tblInd w:w="-207" w:type="dxa"/>
        <w:tblLook w:val="0000" w:firstRow="0" w:lastRow="0" w:firstColumn="0" w:lastColumn="0" w:noHBand="0" w:noVBand="0"/>
      </w:tblPr>
      <w:tblGrid>
        <w:gridCol w:w="5145"/>
        <w:gridCol w:w="5250"/>
      </w:tblGrid>
      <w:tr w:rsidR="008B3C43" w:rsidRPr="00066F13" w14:paraId="1AD50382" w14:textId="77777777">
        <w:tblPrEx>
          <w:tblCellMar>
            <w:top w:w="0" w:type="dxa"/>
            <w:bottom w:w="0" w:type="dxa"/>
          </w:tblCellMar>
        </w:tblPrEx>
        <w:tc>
          <w:tcPr>
            <w:tcW w:w="5145" w:type="dxa"/>
          </w:tcPr>
          <w:p w14:paraId="6A705778" w14:textId="77777777" w:rsidR="00A34338" w:rsidRDefault="008D4BED" w:rsidP="008D4BE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>TỔNG CÔNG TY</w:t>
            </w:r>
            <w:r w:rsidR="003D2142" w:rsidRPr="00784EF5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 </w:t>
            </w:r>
          </w:p>
          <w:p w14:paraId="72D88E07" w14:textId="77777777" w:rsidR="00A34338" w:rsidRDefault="008B3C43" w:rsidP="008D4BE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784EF5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LƯU KÝ </w:t>
            </w:r>
            <w:r w:rsidR="008D4BED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VÀ BÙ TRỪ </w:t>
            </w:r>
            <w:r w:rsidRPr="00784EF5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CHỨNG KHOÁN </w:t>
            </w:r>
          </w:p>
          <w:p w14:paraId="78CD90E9" w14:textId="77777777" w:rsidR="008B3C43" w:rsidRPr="00784EF5" w:rsidRDefault="009A7FCA" w:rsidP="008D4BE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84EF5">
              <w:rPr>
                <w:rFonts w:ascii="Times New Roman" w:hAnsi="Times New Roman"/>
                <w:b/>
                <w:bCs/>
                <w:sz w:val="24"/>
                <w:lang w:val="nl-NL"/>
              </w:rPr>
              <w:t>VIỆT NAM</w:t>
            </w:r>
          </w:p>
          <w:p w14:paraId="013D29EB" w14:textId="77777777" w:rsidR="008B3C43" w:rsidRPr="00784EF5" w:rsidRDefault="008B3C43" w:rsidP="00D53692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lang w:val="nl-NL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70082ABD">
                <v:line id="_x0000_s1042" style="position:absolute;z-index:251658240" from="70.65pt,4.3pt" to="141.9pt,4.3pt"/>
              </w:pict>
            </w:r>
          </w:p>
          <w:p w14:paraId="227DC5CF" w14:textId="77777777" w:rsidR="008B3C43" w:rsidRPr="00066F13" w:rsidRDefault="008B3C43" w:rsidP="0052241F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4"/>
                <w:lang w:val="nl-NL"/>
              </w:rPr>
            </w:pPr>
          </w:p>
        </w:tc>
        <w:tc>
          <w:tcPr>
            <w:tcW w:w="5250" w:type="dxa"/>
          </w:tcPr>
          <w:p w14:paraId="4E1A5AD6" w14:textId="77777777" w:rsidR="008B3C43" w:rsidRPr="00066F13" w:rsidRDefault="008B3C43" w:rsidP="00D53692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641B9167" w14:textId="77777777" w:rsidR="008B3C43" w:rsidRPr="00780F27" w:rsidRDefault="008B3C43" w:rsidP="00D53692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10A613DB" w14:textId="77777777" w:rsidR="008B3C43" w:rsidRPr="00780F27" w:rsidRDefault="008B3C43" w:rsidP="00D53692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045C8DF9">
                <v:line id="_x0000_s1041" style="position:absolute;left:0;text-align:left;z-index:251657216" from="52.65pt,6.1pt" to="218.4pt,6.1pt"/>
              </w:pict>
            </w:r>
          </w:p>
          <w:p w14:paraId="4E548090" w14:textId="77777777" w:rsidR="008B3C43" w:rsidRPr="00066F13" w:rsidRDefault="00E252F7" w:rsidP="00D53692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>
              <w:rPr>
                <w:rFonts w:ascii="Times New Roman" w:hAnsi="Times New Roman"/>
                <w:i/>
                <w:iCs/>
                <w:szCs w:val="28"/>
              </w:rPr>
              <w:t xml:space="preserve">   </w:t>
            </w:r>
            <w:r w:rsidR="008B3C43">
              <w:rPr>
                <w:rFonts w:ascii="Times New Roman" w:hAnsi="Times New Roman"/>
                <w:i/>
                <w:iCs/>
                <w:szCs w:val="28"/>
              </w:rPr>
              <w:t>H</w:t>
            </w:r>
            <w:r w:rsidR="008B3C43" w:rsidRPr="00465299">
              <w:rPr>
                <w:rFonts w:ascii="Times New Roman" w:hAnsi="Times New Roman"/>
                <w:i/>
                <w:iCs/>
                <w:szCs w:val="28"/>
              </w:rPr>
              <w:t>à</w:t>
            </w:r>
            <w:r w:rsidR="008B3C43">
              <w:rPr>
                <w:rFonts w:ascii="Times New Roman" w:hAnsi="Times New Roman"/>
                <w:i/>
                <w:iCs/>
                <w:szCs w:val="28"/>
              </w:rPr>
              <w:t xml:space="preserve"> N</w:t>
            </w:r>
            <w:r w:rsidR="008B3C43" w:rsidRPr="00465299">
              <w:rPr>
                <w:rFonts w:ascii="Times New Roman" w:hAnsi="Times New Roman"/>
                <w:i/>
                <w:iCs/>
                <w:szCs w:val="28"/>
              </w:rPr>
              <w:t>ội</w:t>
            </w:r>
            <w:r w:rsidR="008B3C43">
              <w:rPr>
                <w:rFonts w:ascii="Times New Roman" w:hAnsi="Times New Roman"/>
                <w:i/>
                <w:iCs/>
                <w:szCs w:val="28"/>
              </w:rPr>
              <w:t xml:space="preserve">, </w:t>
            </w:r>
            <w:r w:rsidR="008B3C43"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ngày</w:t>
            </w:r>
            <w:r w:rsidR="008B3C4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  </w:t>
            </w:r>
            <w:r w:rsidR="008B3C43"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  <w:r w:rsidR="008B3C4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t</w:t>
            </w:r>
            <w:r w:rsidR="008B3C43"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>háng</w:t>
            </w:r>
            <w:r w:rsidR="00DB2D2E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  </w:t>
            </w:r>
            <w:r w:rsidR="008B3C4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năm </w:t>
            </w:r>
          </w:p>
        </w:tc>
      </w:tr>
    </w:tbl>
    <w:p w14:paraId="78F45AFB" w14:textId="77777777" w:rsidR="00F46D83" w:rsidRDefault="00F46D83" w:rsidP="007D76CD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lang w:val="nl-NL"/>
        </w:rPr>
      </w:pPr>
    </w:p>
    <w:p w14:paraId="51533755" w14:textId="77777777" w:rsidR="008B3C43" w:rsidRDefault="008B3C43" w:rsidP="008B3C43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3D2142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007EA44E" w14:textId="77777777" w:rsidR="0052241F" w:rsidRPr="0052241F" w:rsidRDefault="0052241F" w:rsidP="008B3C43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4"/>
          <w:szCs w:val="28"/>
          <w:lang w:val="nl-NL"/>
        </w:rPr>
      </w:pPr>
    </w:p>
    <w:p w14:paraId="1571F172" w14:textId="77777777" w:rsidR="00BA1C6C" w:rsidRPr="00784EF5" w:rsidRDefault="008B3C43" w:rsidP="008B3C43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BA1C6C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784EF5">
        <w:rPr>
          <w:rFonts w:ascii="Times New Roman" w:hAnsi="Times New Roman"/>
          <w:b/>
          <w:szCs w:val="28"/>
          <w:lang w:val="vi-VN"/>
        </w:rPr>
        <w:t xml:space="preserve">cập nhật </w:t>
      </w:r>
      <w:r w:rsidR="00DB2D2E" w:rsidRPr="00BA1C6C">
        <w:rPr>
          <w:rFonts w:ascii="Times New Roman" w:hAnsi="Times New Roman"/>
          <w:b/>
          <w:szCs w:val="28"/>
          <w:lang w:val="nl-NL"/>
        </w:rPr>
        <w:t xml:space="preserve">thông tin </w:t>
      </w:r>
      <w:r w:rsidR="003D2142" w:rsidRPr="00BA1C6C">
        <w:rPr>
          <w:rFonts w:ascii="Times New Roman" w:hAnsi="Times New Roman"/>
          <w:b/>
          <w:szCs w:val="28"/>
          <w:lang w:val="nl-NL"/>
        </w:rPr>
        <w:t xml:space="preserve">tài khoản </w:t>
      </w:r>
      <w:r w:rsidR="009A7FCA" w:rsidRPr="00BA1C6C">
        <w:rPr>
          <w:rFonts w:ascii="Times New Roman" w:hAnsi="Times New Roman"/>
          <w:b/>
          <w:szCs w:val="28"/>
          <w:lang w:val="nl-NL"/>
        </w:rPr>
        <w:t xml:space="preserve">của </w:t>
      </w:r>
      <w:del w:id="0" w:author="admin" w:date="2022-07-21T13:43:00Z">
        <w:r w:rsidR="009A7FCA" w:rsidRPr="00BA1C6C" w:rsidDel="005F10A0">
          <w:rPr>
            <w:rFonts w:ascii="Times New Roman" w:hAnsi="Times New Roman"/>
            <w:b/>
            <w:szCs w:val="28"/>
            <w:lang w:val="nl-NL"/>
          </w:rPr>
          <w:delText>ng</w:delText>
        </w:r>
        <w:r w:rsidR="009A7FCA" w:rsidRPr="00BA1C6C" w:rsidDel="005F10A0">
          <w:rPr>
            <w:rFonts w:ascii="Times New Roman" w:hAnsi="Times New Roman" w:hint="eastAsia"/>
            <w:b/>
            <w:szCs w:val="28"/>
            <w:lang w:val="nl-NL"/>
          </w:rPr>
          <w:delText>ư</w:delText>
        </w:r>
        <w:r w:rsidR="009A7FCA" w:rsidRPr="00BA1C6C" w:rsidDel="005F10A0">
          <w:rPr>
            <w:rFonts w:ascii="Times New Roman" w:hAnsi="Times New Roman"/>
            <w:b/>
            <w:szCs w:val="28"/>
            <w:lang w:val="nl-NL"/>
          </w:rPr>
          <w:delText>ời</w:delText>
        </w:r>
        <w:r w:rsidR="00DB2D2E" w:rsidRPr="00BA1C6C" w:rsidDel="005F10A0">
          <w:rPr>
            <w:rFonts w:ascii="Times New Roman" w:hAnsi="Times New Roman"/>
            <w:b/>
            <w:szCs w:val="28"/>
            <w:lang w:val="nl-NL"/>
          </w:rPr>
          <w:delText xml:space="preserve"> </w:delText>
        </w:r>
      </w:del>
      <w:ins w:id="1" w:author="admin" w:date="2022-07-21T13:43:00Z">
        <w:r w:rsidR="005F10A0">
          <w:rPr>
            <w:rFonts w:ascii="Times New Roman" w:hAnsi="Times New Roman"/>
            <w:b/>
            <w:szCs w:val="28"/>
            <w:lang w:val="nl-NL"/>
          </w:rPr>
          <w:t>nhà</w:t>
        </w:r>
        <w:r w:rsidR="005F10A0" w:rsidRPr="00BA1C6C">
          <w:rPr>
            <w:rFonts w:ascii="Times New Roman" w:hAnsi="Times New Roman"/>
            <w:b/>
            <w:szCs w:val="28"/>
            <w:lang w:val="nl-NL"/>
          </w:rPr>
          <w:t xml:space="preserve"> </w:t>
        </w:r>
      </w:ins>
      <w:r w:rsidR="00DB2D2E" w:rsidRPr="00BA1C6C">
        <w:rPr>
          <w:rFonts w:ascii="Times New Roman" w:hAnsi="Times New Roman" w:hint="eastAsia"/>
          <w:b/>
          <w:szCs w:val="28"/>
          <w:lang w:val="nl-NL"/>
        </w:rPr>
        <w:t>đ</w:t>
      </w:r>
      <w:r w:rsidR="00DB2D2E" w:rsidRPr="00BA1C6C">
        <w:rPr>
          <w:rFonts w:ascii="Times New Roman" w:hAnsi="Times New Roman"/>
          <w:b/>
          <w:szCs w:val="28"/>
          <w:lang w:val="nl-NL"/>
        </w:rPr>
        <w:t>ầu t</w:t>
      </w:r>
      <w:r w:rsidR="00DB2D2E" w:rsidRPr="00BA1C6C">
        <w:rPr>
          <w:rFonts w:ascii="Times New Roman" w:hAnsi="Times New Roman" w:hint="eastAsia"/>
          <w:b/>
          <w:szCs w:val="28"/>
          <w:lang w:val="nl-NL"/>
        </w:rPr>
        <w:t>ư</w:t>
      </w:r>
    </w:p>
    <w:p w14:paraId="4F48633A" w14:textId="77777777" w:rsidR="008B3C43" w:rsidRDefault="008B3C43" w:rsidP="008B3C43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0"/>
          <w:szCs w:val="28"/>
          <w:lang w:val="nl-NL"/>
        </w:rPr>
      </w:pPr>
    </w:p>
    <w:p w14:paraId="271391FC" w14:textId="77777777" w:rsidR="00B24352" w:rsidRDefault="00B24352" w:rsidP="008B3C43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0"/>
          <w:szCs w:val="28"/>
          <w:lang w:val="nl-NL"/>
        </w:rPr>
      </w:pPr>
    </w:p>
    <w:p w14:paraId="34D42D8A" w14:textId="77777777" w:rsidR="00B24352" w:rsidRPr="00BA1C6C" w:rsidRDefault="00B24352" w:rsidP="008B3C43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0"/>
          <w:szCs w:val="28"/>
          <w:lang w:val="nl-NL"/>
        </w:rPr>
      </w:pPr>
    </w:p>
    <w:p w14:paraId="4AE3DB6D" w14:textId="77777777" w:rsidR="008B3C43" w:rsidRPr="00F53E30" w:rsidRDefault="003D2142" w:rsidP="003D2142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/>
          <w:bCs/>
          <w:sz w:val="26"/>
          <w:szCs w:val="26"/>
          <w:lang w:val="nl-NL"/>
        </w:rPr>
      </w:pPr>
      <w:r w:rsidRPr="00BA1C6C">
        <w:rPr>
          <w:rFonts w:ascii="Times New Roman" w:hAnsi="Times New Roman"/>
          <w:b/>
          <w:bCs/>
          <w:szCs w:val="28"/>
          <w:lang w:val="nl-NL"/>
        </w:rPr>
        <w:t xml:space="preserve">          </w:t>
      </w:r>
      <w:r w:rsidR="008B3C43" w:rsidRPr="00BA1C6C">
        <w:rPr>
          <w:rFonts w:ascii="Times New Roman" w:hAnsi="Times New Roman"/>
          <w:b/>
          <w:bCs/>
          <w:szCs w:val="28"/>
          <w:lang w:val="nl-NL"/>
        </w:rPr>
        <w:t xml:space="preserve">Kính gửi:  </w:t>
      </w:r>
      <w:r w:rsidR="00DB2D2E" w:rsidRPr="00BA1C6C">
        <w:rPr>
          <w:rFonts w:ascii="Times New Roman" w:hAnsi="Times New Roman"/>
          <w:b/>
          <w:bCs/>
          <w:szCs w:val="28"/>
          <w:lang w:val="nl-NL"/>
        </w:rPr>
        <w:t>Cô</w:t>
      </w:r>
      <w:r w:rsidR="00364E96" w:rsidRPr="00BA1C6C">
        <w:rPr>
          <w:rFonts w:ascii="Times New Roman" w:hAnsi="Times New Roman"/>
          <w:b/>
          <w:bCs/>
          <w:szCs w:val="28"/>
          <w:lang w:val="nl-NL"/>
        </w:rPr>
        <w:t>ng ty</w:t>
      </w:r>
      <w:r w:rsidRPr="00BA1C6C">
        <w:rPr>
          <w:rFonts w:ascii="Times New Roman" w:hAnsi="Times New Roman"/>
          <w:b/>
          <w:bCs/>
          <w:szCs w:val="28"/>
          <w:lang w:val="nl-NL"/>
        </w:rPr>
        <w:t>/Ngân hàng</w:t>
      </w:r>
      <w:r w:rsidR="008B3C43" w:rsidRPr="00784EF5">
        <w:rPr>
          <w:rFonts w:ascii="Times New Roman" w:hAnsi="Times New Roman"/>
          <w:bCs/>
          <w:szCs w:val="28"/>
          <w:lang w:val="nl-NL"/>
        </w:rPr>
        <w:t>.........................</w:t>
      </w:r>
      <w:r w:rsidR="00DB2D2E" w:rsidRPr="00784EF5">
        <w:rPr>
          <w:rFonts w:ascii="Times New Roman" w:hAnsi="Times New Roman"/>
          <w:bCs/>
          <w:szCs w:val="28"/>
          <w:lang w:val="nl-NL"/>
        </w:rPr>
        <w:t>...............</w:t>
      </w:r>
    </w:p>
    <w:p w14:paraId="2265CBB3" w14:textId="77777777" w:rsidR="008B3C43" w:rsidRPr="00DC17A7" w:rsidRDefault="008B3C43" w:rsidP="008B3C43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26"/>
          <w:szCs w:val="26"/>
          <w:lang w:val="nl-NL"/>
        </w:rPr>
      </w:pPr>
    </w:p>
    <w:p w14:paraId="36446978" w14:textId="77777777" w:rsidR="008B3C43" w:rsidRPr="00BA1C6C" w:rsidRDefault="008D4BED" w:rsidP="00784EF5">
      <w:pPr>
        <w:spacing w:before="120" w:after="60" w:line="276" w:lineRule="auto"/>
        <w:ind w:left="567" w:right="340" w:firstLine="567"/>
        <w:rPr>
          <w:rFonts w:ascii="Times New Roman" w:hAnsi="Times New Roman"/>
          <w:szCs w:val="28"/>
          <w:lang w:val="nl-NL"/>
        </w:rPr>
      </w:pPr>
      <w:r w:rsidRPr="008D4BED">
        <w:rPr>
          <w:rFonts w:ascii="Times New Roman" w:hAnsi="Times New Roman"/>
          <w:szCs w:val="28"/>
          <w:lang w:val="nl-NL"/>
        </w:rPr>
        <w:t>Tổng công ty L</w:t>
      </w:r>
      <w:r w:rsidRPr="008D4BED">
        <w:rPr>
          <w:rFonts w:ascii="Times New Roman" w:hAnsi="Times New Roman" w:hint="eastAsia"/>
          <w:szCs w:val="28"/>
          <w:lang w:val="nl-NL"/>
        </w:rPr>
        <w:t>ư</w:t>
      </w:r>
      <w:r w:rsidRPr="008D4BED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8B3C43" w:rsidRPr="00BA1C6C">
        <w:rPr>
          <w:rFonts w:ascii="Times New Roman" w:hAnsi="Times New Roman"/>
          <w:szCs w:val="28"/>
          <w:lang w:val="nl-NL"/>
        </w:rPr>
        <w:t>(</w:t>
      </w:r>
      <w:r w:rsidR="009A7FCA" w:rsidRPr="00BA1C6C">
        <w:rPr>
          <w:rFonts w:ascii="Times New Roman" w:hAnsi="Times New Roman"/>
          <w:szCs w:val="28"/>
          <w:lang w:val="nl-NL"/>
        </w:rPr>
        <w:t>VSD</w:t>
      </w:r>
      <w:r>
        <w:rPr>
          <w:rFonts w:ascii="Times New Roman" w:hAnsi="Times New Roman"/>
          <w:szCs w:val="28"/>
          <w:lang w:val="nl-NL"/>
        </w:rPr>
        <w:t>C</w:t>
      </w:r>
      <w:r w:rsidR="008B3C43" w:rsidRPr="00BA1C6C">
        <w:rPr>
          <w:rFonts w:ascii="Times New Roman" w:hAnsi="Times New Roman"/>
          <w:szCs w:val="28"/>
          <w:lang w:val="nl-NL"/>
        </w:rPr>
        <w:t xml:space="preserve">) </w:t>
      </w:r>
      <w:r w:rsidR="00784EF5">
        <w:rPr>
          <w:rFonts w:ascii="Times New Roman" w:hAnsi="Times New Roman"/>
          <w:szCs w:val="28"/>
          <w:lang w:val="vi-VN"/>
        </w:rPr>
        <w:t xml:space="preserve">xin </w:t>
      </w:r>
      <w:r w:rsidR="008B3C43" w:rsidRPr="00BA1C6C">
        <w:rPr>
          <w:rFonts w:ascii="Times New Roman" w:hAnsi="Times New Roman"/>
          <w:szCs w:val="28"/>
          <w:lang w:val="nl-NL"/>
        </w:rPr>
        <w:t xml:space="preserve">thông báo </w:t>
      </w:r>
      <w:r w:rsidR="008B3C43" w:rsidRPr="00BA1C6C">
        <w:rPr>
          <w:rFonts w:ascii="Times New Roman" w:hAnsi="Times New Roman" w:hint="eastAsia"/>
          <w:szCs w:val="28"/>
          <w:lang w:val="nl-NL"/>
        </w:rPr>
        <w:t>đ</w:t>
      </w:r>
      <w:r w:rsidR="008B3C43" w:rsidRPr="00BA1C6C">
        <w:rPr>
          <w:rFonts w:ascii="Times New Roman" w:hAnsi="Times New Roman"/>
          <w:szCs w:val="28"/>
          <w:lang w:val="nl-NL"/>
        </w:rPr>
        <w:t>ến</w:t>
      </w:r>
      <w:r w:rsidR="00FF6DFD" w:rsidRPr="00BA1C6C">
        <w:rPr>
          <w:rFonts w:ascii="Times New Roman" w:hAnsi="Times New Roman"/>
          <w:szCs w:val="28"/>
          <w:lang w:val="nl-NL"/>
        </w:rPr>
        <w:t xml:space="preserve"> Q</w:t>
      </w:r>
      <w:r w:rsidR="0099049D">
        <w:rPr>
          <w:rFonts w:ascii="Times New Roman" w:hAnsi="Times New Roman"/>
          <w:szCs w:val="28"/>
          <w:lang w:val="nl-NL"/>
        </w:rPr>
        <w:t>uý C</w:t>
      </w:r>
      <w:r w:rsidR="008B3C43" w:rsidRPr="00BA1C6C">
        <w:rPr>
          <w:rFonts w:ascii="Times New Roman" w:hAnsi="Times New Roman"/>
          <w:szCs w:val="28"/>
          <w:lang w:val="nl-NL"/>
        </w:rPr>
        <w:t>ông ty</w:t>
      </w:r>
      <w:r w:rsidR="003D2142" w:rsidRPr="00BA1C6C">
        <w:rPr>
          <w:rFonts w:ascii="Times New Roman" w:hAnsi="Times New Roman"/>
          <w:szCs w:val="28"/>
          <w:lang w:val="nl-NL"/>
        </w:rPr>
        <w:t>/Ngân hàng về việc</w:t>
      </w:r>
      <w:r w:rsidR="0099049D">
        <w:rPr>
          <w:rFonts w:ascii="Times New Roman" w:hAnsi="Times New Roman"/>
          <w:szCs w:val="28"/>
          <w:lang w:val="nl-NL"/>
        </w:rPr>
        <w:t xml:space="preserve"> </w:t>
      </w:r>
      <w:r w:rsidR="00784EF5">
        <w:rPr>
          <w:rFonts w:ascii="Times New Roman" w:hAnsi="Times New Roman"/>
          <w:szCs w:val="28"/>
          <w:lang w:val="vi-VN"/>
        </w:rPr>
        <w:t xml:space="preserve">cập nhật thông tin tài khoản giao dịch chứng khoán </w:t>
      </w:r>
      <w:r w:rsidR="0099049D">
        <w:rPr>
          <w:rFonts w:ascii="Times New Roman" w:hAnsi="Times New Roman"/>
          <w:szCs w:val="28"/>
          <w:lang w:val="nl-NL"/>
        </w:rPr>
        <w:t>của n</w:t>
      </w:r>
      <w:r w:rsidR="003D2142" w:rsidRPr="00BA1C6C">
        <w:rPr>
          <w:rFonts w:ascii="Times New Roman" w:hAnsi="Times New Roman"/>
          <w:szCs w:val="28"/>
          <w:lang w:val="nl-NL"/>
        </w:rPr>
        <w:t>hà đầu tư (NĐT) để thanh toán cho các giao dịch đã khớp ngày .../..../....</w:t>
      </w:r>
      <w:r w:rsidR="009A7FCA" w:rsidRPr="00BA1C6C">
        <w:rPr>
          <w:rFonts w:ascii="Times New Roman" w:hAnsi="Times New Roman"/>
          <w:szCs w:val="28"/>
          <w:lang w:val="nl-NL"/>
        </w:rPr>
        <w:t xml:space="preserve">, </w:t>
      </w:r>
      <w:r w:rsidR="00FF6DFD" w:rsidRPr="00BA1C6C">
        <w:rPr>
          <w:rFonts w:ascii="Times New Roman" w:hAnsi="Times New Roman"/>
          <w:szCs w:val="28"/>
          <w:lang w:val="nl-NL"/>
        </w:rPr>
        <w:t>cụ thể</w:t>
      </w:r>
      <w:r w:rsidR="008B3C43" w:rsidRPr="00BA1C6C">
        <w:rPr>
          <w:rFonts w:ascii="Times New Roman" w:hAnsi="Times New Roman"/>
          <w:szCs w:val="28"/>
          <w:lang w:val="nl-NL"/>
        </w:rPr>
        <w:t>:</w:t>
      </w:r>
    </w:p>
    <w:tbl>
      <w:tblPr>
        <w:tblpPr w:leftFromText="180" w:rightFromText="180" w:vertAnchor="text" w:horzAnchor="margin" w:tblpXSpec="center" w:tblpY="354"/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841"/>
        <w:gridCol w:w="1985"/>
        <w:gridCol w:w="2126"/>
        <w:gridCol w:w="2126"/>
      </w:tblGrid>
      <w:tr w:rsidR="003D2142" w:rsidRPr="00BA1C6C" w14:paraId="1176A614" w14:textId="77777777" w:rsidTr="003D2142">
        <w:tc>
          <w:tcPr>
            <w:tcW w:w="852" w:type="dxa"/>
            <w:vAlign w:val="center"/>
          </w:tcPr>
          <w:p w14:paraId="798EF975" w14:textId="77777777" w:rsidR="003D2142" w:rsidRPr="00BA1C6C" w:rsidRDefault="003D2142" w:rsidP="003579E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BA1C6C">
              <w:rPr>
                <w:rFonts w:ascii="Times New Roman" w:hAnsi="Times New Roman"/>
                <w:b/>
                <w:szCs w:val="28"/>
                <w:lang w:val="nl-NL"/>
              </w:rPr>
              <w:t>STT</w:t>
            </w:r>
          </w:p>
        </w:tc>
        <w:tc>
          <w:tcPr>
            <w:tcW w:w="1841" w:type="dxa"/>
            <w:vAlign w:val="center"/>
          </w:tcPr>
          <w:p w14:paraId="7D04E7AD" w14:textId="77777777" w:rsidR="003D2142" w:rsidRPr="00BA1C6C" w:rsidRDefault="003D2142" w:rsidP="003579E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BA1C6C">
              <w:rPr>
                <w:rFonts w:ascii="Times New Roman" w:hAnsi="Times New Roman"/>
                <w:b/>
                <w:szCs w:val="28"/>
                <w:lang w:val="nl-NL"/>
              </w:rPr>
              <w:t>Ngày GD</w:t>
            </w:r>
          </w:p>
        </w:tc>
        <w:tc>
          <w:tcPr>
            <w:tcW w:w="1985" w:type="dxa"/>
            <w:vAlign w:val="center"/>
          </w:tcPr>
          <w:p w14:paraId="4038C086" w14:textId="77777777" w:rsidR="003D2142" w:rsidRPr="00BA1C6C" w:rsidRDefault="003D2142" w:rsidP="003579E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BA1C6C">
              <w:rPr>
                <w:rFonts w:ascii="Times New Roman" w:hAnsi="Times New Roman"/>
                <w:b/>
                <w:szCs w:val="28"/>
                <w:lang w:val="nl-NL"/>
              </w:rPr>
              <w:t>Ngày TT</w:t>
            </w:r>
          </w:p>
        </w:tc>
        <w:tc>
          <w:tcPr>
            <w:tcW w:w="2126" w:type="dxa"/>
          </w:tcPr>
          <w:p w14:paraId="5C3EA514" w14:textId="77777777" w:rsidR="003D2142" w:rsidRPr="00BA1C6C" w:rsidRDefault="003D2142" w:rsidP="003579E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BA1C6C">
              <w:rPr>
                <w:rFonts w:ascii="Times New Roman" w:hAnsi="Times New Roman"/>
                <w:b/>
                <w:szCs w:val="28"/>
                <w:lang w:val="nl-NL"/>
              </w:rPr>
              <w:t>Số tài khoản</w:t>
            </w:r>
          </w:p>
        </w:tc>
        <w:tc>
          <w:tcPr>
            <w:tcW w:w="2126" w:type="dxa"/>
          </w:tcPr>
          <w:p w14:paraId="6A4FC648" w14:textId="77777777" w:rsidR="003D2142" w:rsidRPr="00BA1C6C" w:rsidRDefault="003D2142" w:rsidP="003579E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BA1C6C">
              <w:rPr>
                <w:rFonts w:ascii="Times New Roman" w:hAnsi="Times New Roman"/>
                <w:b/>
                <w:szCs w:val="28"/>
                <w:lang w:val="nl-NL"/>
              </w:rPr>
              <w:t>Loại giao dịch</w:t>
            </w:r>
          </w:p>
        </w:tc>
      </w:tr>
      <w:tr w:rsidR="003D2142" w:rsidRPr="00BA1C6C" w14:paraId="1E3AA38B" w14:textId="77777777" w:rsidTr="003D2142">
        <w:tc>
          <w:tcPr>
            <w:tcW w:w="852" w:type="dxa"/>
          </w:tcPr>
          <w:p w14:paraId="0FCE12A7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841" w:type="dxa"/>
          </w:tcPr>
          <w:p w14:paraId="6FAE4BC9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985" w:type="dxa"/>
          </w:tcPr>
          <w:p w14:paraId="0C9E43ED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126" w:type="dxa"/>
          </w:tcPr>
          <w:p w14:paraId="2EA08FC6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126" w:type="dxa"/>
          </w:tcPr>
          <w:p w14:paraId="60B86D01" w14:textId="77777777" w:rsidR="003D2142" w:rsidRPr="00BA1C6C" w:rsidRDefault="003D2142" w:rsidP="003D2142">
            <w:pPr>
              <w:spacing w:before="120" w:after="60" w:line="276" w:lineRule="auto"/>
              <w:ind w:left="181" w:hanging="181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3D2142" w:rsidRPr="00BA1C6C" w14:paraId="1D39D3A4" w14:textId="77777777" w:rsidTr="003D2142">
        <w:tc>
          <w:tcPr>
            <w:tcW w:w="852" w:type="dxa"/>
          </w:tcPr>
          <w:p w14:paraId="4AA0DFB7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841" w:type="dxa"/>
          </w:tcPr>
          <w:p w14:paraId="18B34F9E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985" w:type="dxa"/>
          </w:tcPr>
          <w:p w14:paraId="32021599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126" w:type="dxa"/>
          </w:tcPr>
          <w:p w14:paraId="15036713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126" w:type="dxa"/>
          </w:tcPr>
          <w:p w14:paraId="3E960B3C" w14:textId="77777777" w:rsidR="003D2142" w:rsidRPr="00BA1C6C" w:rsidRDefault="003D2142" w:rsidP="003D2142">
            <w:pPr>
              <w:spacing w:before="120" w:after="60" w:line="276" w:lineRule="auto"/>
              <w:rPr>
                <w:rFonts w:ascii="Times New Roman" w:hAnsi="Times New Roman"/>
                <w:szCs w:val="28"/>
                <w:lang w:val="nl-NL"/>
              </w:rPr>
            </w:pPr>
          </w:p>
        </w:tc>
      </w:tr>
    </w:tbl>
    <w:p w14:paraId="4E79020F" w14:textId="77777777" w:rsidR="003D2142" w:rsidRDefault="003D2142" w:rsidP="00BA1C6C">
      <w:pPr>
        <w:spacing w:before="120" w:after="60" w:line="276" w:lineRule="auto"/>
        <w:rPr>
          <w:rFonts w:ascii="Times New Roman" w:hAnsi="Times New Roman"/>
          <w:sz w:val="2"/>
          <w:szCs w:val="28"/>
        </w:rPr>
      </w:pPr>
    </w:p>
    <w:p w14:paraId="1350DE3B" w14:textId="77777777" w:rsidR="00BA1C6C" w:rsidRPr="00BA1C6C" w:rsidRDefault="00BA1C6C" w:rsidP="00BA1C6C">
      <w:pPr>
        <w:spacing w:before="120" w:after="60" w:line="276" w:lineRule="auto"/>
        <w:rPr>
          <w:rFonts w:ascii="Times New Roman" w:hAnsi="Times New Roman"/>
          <w:sz w:val="2"/>
          <w:szCs w:val="28"/>
        </w:rPr>
      </w:pPr>
    </w:p>
    <w:p w14:paraId="206A3CAD" w14:textId="77777777" w:rsidR="00BA1C6C" w:rsidRPr="00BA1C6C" w:rsidRDefault="00BA1C6C" w:rsidP="003D2142">
      <w:pPr>
        <w:spacing w:before="120" w:after="60" w:line="276" w:lineRule="auto"/>
        <w:ind w:left="567" w:right="340" w:firstLine="453"/>
        <w:rPr>
          <w:rFonts w:ascii="Times New Roman" w:hAnsi="Times New Roman"/>
          <w:sz w:val="16"/>
          <w:szCs w:val="28"/>
        </w:rPr>
      </w:pPr>
    </w:p>
    <w:p w14:paraId="26A67804" w14:textId="77777777" w:rsidR="008B3C43" w:rsidRPr="00BA1C6C" w:rsidRDefault="00BA1C6C" w:rsidP="003A7D31">
      <w:pPr>
        <w:spacing w:before="120" w:after="60" w:line="276" w:lineRule="auto"/>
        <w:ind w:left="567" w:right="340" w:firstLine="606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</w:t>
      </w:r>
      <w:r w:rsidR="009A7FCA" w:rsidRPr="00BA1C6C">
        <w:rPr>
          <w:rFonts w:ascii="Times New Roman" w:hAnsi="Times New Roman" w:hint="eastAsia"/>
          <w:szCs w:val="28"/>
        </w:rPr>
        <w:t>Đ</w:t>
      </w:r>
      <w:r w:rsidR="008B3C43" w:rsidRPr="00BA1C6C">
        <w:rPr>
          <w:rFonts w:ascii="Times New Roman" w:hAnsi="Times New Roman"/>
          <w:szCs w:val="28"/>
        </w:rPr>
        <w:t>ề nghị Quý Công ty</w:t>
      </w:r>
      <w:r w:rsidR="003D2142" w:rsidRPr="00BA1C6C">
        <w:rPr>
          <w:rFonts w:ascii="Times New Roman" w:hAnsi="Times New Roman"/>
          <w:szCs w:val="28"/>
        </w:rPr>
        <w:t>/Ngân hàng</w:t>
      </w:r>
      <w:r w:rsidR="008B3C43" w:rsidRPr="00BA1C6C">
        <w:rPr>
          <w:rFonts w:ascii="Times New Roman" w:hAnsi="Times New Roman"/>
          <w:szCs w:val="28"/>
        </w:rPr>
        <w:t xml:space="preserve"> thực hiện cập nhật thông tin</w:t>
      </w:r>
      <w:r w:rsidR="00FF6DFD" w:rsidRPr="00BA1C6C">
        <w:rPr>
          <w:rFonts w:ascii="Times New Roman" w:hAnsi="Times New Roman"/>
          <w:szCs w:val="28"/>
        </w:rPr>
        <w:t xml:space="preserve"> </w:t>
      </w:r>
      <w:r w:rsidR="00825EFA">
        <w:rPr>
          <w:rFonts w:ascii="Times New Roman" w:hAnsi="Times New Roman"/>
          <w:szCs w:val="28"/>
        </w:rPr>
        <w:t>N</w:t>
      </w:r>
      <w:r w:rsidR="00825EFA" w:rsidRPr="00825EFA">
        <w:rPr>
          <w:rFonts w:ascii="Times New Roman" w:hAnsi="Times New Roman" w:hint="eastAsia"/>
          <w:szCs w:val="28"/>
        </w:rPr>
        <w:t>Đ</w:t>
      </w:r>
      <w:r w:rsidR="00825EFA">
        <w:rPr>
          <w:rFonts w:ascii="Times New Roman" w:hAnsi="Times New Roman"/>
          <w:szCs w:val="28"/>
        </w:rPr>
        <w:t>T</w:t>
      </w:r>
      <w:r w:rsidR="003D2142" w:rsidRPr="00BA1C6C">
        <w:rPr>
          <w:rFonts w:ascii="Times New Roman" w:hAnsi="Times New Roman"/>
          <w:szCs w:val="28"/>
        </w:rPr>
        <w:t xml:space="preserve"> theo </w:t>
      </w:r>
      <w:r w:rsidR="009A7FCA" w:rsidRPr="00BA1C6C">
        <w:rPr>
          <w:rFonts w:ascii="Times New Roman" w:hAnsi="Times New Roman"/>
          <w:szCs w:val="28"/>
        </w:rPr>
        <w:t xml:space="preserve">quy </w:t>
      </w:r>
      <w:r w:rsidR="009A7FCA" w:rsidRPr="00BA1C6C">
        <w:rPr>
          <w:rFonts w:ascii="Times New Roman" w:hAnsi="Times New Roman" w:hint="eastAsia"/>
          <w:szCs w:val="28"/>
        </w:rPr>
        <w:t>đ</w:t>
      </w:r>
      <w:r w:rsidR="009A7FCA" w:rsidRPr="00BA1C6C">
        <w:rPr>
          <w:rFonts w:ascii="Times New Roman" w:hAnsi="Times New Roman"/>
          <w:szCs w:val="28"/>
        </w:rPr>
        <w:t>ịnh. Tr</w:t>
      </w:r>
      <w:r w:rsidR="009A7FCA" w:rsidRPr="00BA1C6C">
        <w:rPr>
          <w:rFonts w:ascii="Times New Roman" w:hAnsi="Times New Roman" w:hint="eastAsia"/>
          <w:szCs w:val="28"/>
        </w:rPr>
        <w:t>ư</w:t>
      </w:r>
      <w:r w:rsidR="009A7FCA" w:rsidRPr="00BA1C6C">
        <w:rPr>
          <w:rFonts w:ascii="Times New Roman" w:hAnsi="Times New Roman"/>
          <w:szCs w:val="28"/>
        </w:rPr>
        <w:t>ờng hợp</w:t>
      </w:r>
      <w:r w:rsidR="008B3C43" w:rsidRPr="00BA1C6C">
        <w:rPr>
          <w:rFonts w:ascii="Times New Roman" w:hAnsi="Times New Roman"/>
          <w:szCs w:val="28"/>
        </w:rPr>
        <w:t xml:space="preserve"> </w:t>
      </w:r>
      <w:r w:rsidR="009A7FCA" w:rsidRPr="00BA1C6C">
        <w:rPr>
          <w:rFonts w:ascii="Times New Roman" w:hAnsi="Times New Roman"/>
          <w:szCs w:val="28"/>
        </w:rPr>
        <w:t>VSD</w:t>
      </w:r>
      <w:r w:rsidR="008D4BED">
        <w:rPr>
          <w:rFonts w:ascii="Times New Roman" w:hAnsi="Times New Roman"/>
          <w:szCs w:val="28"/>
        </w:rPr>
        <w:t>C</w:t>
      </w:r>
      <w:r w:rsidR="008B3C43" w:rsidRPr="00BA1C6C">
        <w:rPr>
          <w:rFonts w:ascii="Times New Roman" w:hAnsi="Times New Roman"/>
          <w:szCs w:val="28"/>
        </w:rPr>
        <w:t xml:space="preserve"> không nhận </w:t>
      </w:r>
      <w:r w:rsidR="008B3C43" w:rsidRPr="00BA1C6C">
        <w:rPr>
          <w:rFonts w:ascii="Times New Roman" w:hAnsi="Times New Roman" w:hint="eastAsia"/>
          <w:szCs w:val="28"/>
        </w:rPr>
        <w:t>đư</w:t>
      </w:r>
      <w:r w:rsidR="008B3C43" w:rsidRPr="00BA1C6C">
        <w:rPr>
          <w:rFonts w:ascii="Times New Roman" w:hAnsi="Times New Roman"/>
          <w:szCs w:val="28"/>
        </w:rPr>
        <w:t xml:space="preserve">ợc </w:t>
      </w:r>
      <w:r w:rsidR="000F6AA7" w:rsidRPr="00BA1C6C">
        <w:rPr>
          <w:rFonts w:ascii="Times New Roman" w:hAnsi="Times New Roman"/>
          <w:szCs w:val="28"/>
        </w:rPr>
        <w:t>thông tin</w:t>
      </w:r>
      <w:r w:rsidR="00E75464" w:rsidRPr="00BA1C6C">
        <w:rPr>
          <w:rFonts w:ascii="Times New Roman" w:hAnsi="Times New Roman"/>
          <w:szCs w:val="28"/>
        </w:rPr>
        <w:t xml:space="preserve"> cập nhật</w:t>
      </w:r>
      <w:r w:rsidR="00FF6DFD" w:rsidRPr="00BA1C6C">
        <w:rPr>
          <w:rFonts w:ascii="Times New Roman" w:hAnsi="Times New Roman"/>
          <w:szCs w:val="28"/>
        </w:rPr>
        <w:t xml:space="preserve"> từ phía</w:t>
      </w:r>
      <w:r w:rsidR="0099049D">
        <w:rPr>
          <w:rFonts w:ascii="Times New Roman" w:hAnsi="Times New Roman"/>
          <w:szCs w:val="28"/>
        </w:rPr>
        <w:t xml:space="preserve"> Quý C</w:t>
      </w:r>
      <w:r w:rsidR="008B3C43" w:rsidRPr="00BA1C6C">
        <w:rPr>
          <w:rFonts w:ascii="Times New Roman" w:hAnsi="Times New Roman"/>
          <w:szCs w:val="28"/>
        </w:rPr>
        <w:t>ông ty</w:t>
      </w:r>
      <w:r w:rsidR="00697559" w:rsidRPr="00BA1C6C">
        <w:rPr>
          <w:rFonts w:ascii="Times New Roman" w:hAnsi="Times New Roman"/>
          <w:szCs w:val="28"/>
        </w:rPr>
        <w:t>/Ngân hàng</w:t>
      </w:r>
      <w:r w:rsidR="008B3C43" w:rsidRPr="00BA1C6C">
        <w:rPr>
          <w:rFonts w:ascii="Times New Roman" w:hAnsi="Times New Roman"/>
          <w:szCs w:val="28"/>
        </w:rPr>
        <w:t xml:space="preserve">, </w:t>
      </w:r>
      <w:r w:rsidR="009A7FCA" w:rsidRPr="00BA1C6C">
        <w:rPr>
          <w:rFonts w:ascii="Times New Roman" w:hAnsi="Times New Roman"/>
          <w:szCs w:val="28"/>
        </w:rPr>
        <w:t>VSD</w:t>
      </w:r>
      <w:r w:rsidR="008D4BED">
        <w:rPr>
          <w:rFonts w:ascii="Times New Roman" w:hAnsi="Times New Roman"/>
          <w:szCs w:val="28"/>
        </w:rPr>
        <w:t>C</w:t>
      </w:r>
      <w:r w:rsidR="008B3C43" w:rsidRPr="00BA1C6C">
        <w:rPr>
          <w:rFonts w:ascii="Times New Roman" w:hAnsi="Times New Roman"/>
          <w:szCs w:val="28"/>
        </w:rPr>
        <w:t xml:space="preserve"> sẽ </w:t>
      </w:r>
      <w:r w:rsidR="009A7FCA" w:rsidRPr="00BA1C6C">
        <w:rPr>
          <w:rFonts w:ascii="Times New Roman" w:hAnsi="Times New Roman"/>
          <w:szCs w:val="28"/>
        </w:rPr>
        <w:t>thực hiện</w:t>
      </w:r>
      <w:r w:rsidR="008B3C43" w:rsidRPr="00BA1C6C">
        <w:rPr>
          <w:rFonts w:ascii="Times New Roman" w:hAnsi="Times New Roman"/>
          <w:szCs w:val="28"/>
        </w:rPr>
        <w:t xml:space="preserve"> </w:t>
      </w:r>
      <w:r w:rsidR="003579EE">
        <w:rPr>
          <w:rFonts w:ascii="Times New Roman" w:hAnsi="Times New Roman"/>
          <w:szCs w:val="28"/>
        </w:rPr>
        <w:t>loại bỏ không</w:t>
      </w:r>
      <w:r w:rsidR="00FF6DFD" w:rsidRPr="00BA1C6C">
        <w:rPr>
          <w:rFonts w:ascii="Times New Roman" w:hAnsi="Times New Roman"/>
          <w:szCs w:val="28"/>
        </w:rPr>
        <w:t xml:space="preserve"> thanh toán</w:t>
      </w:r>
      <w:r w:rsidR="008B3C43" w:rsidRPr="00BA1C6C">
        <w:rPr>
          <w:rFonts w:ascii="Times New Roman" w:hAnsi="Times New Roman"/>
          <w:szCs w:val="28"/>
        </w:rPr>
        <w:t xml:space="preserve"> các giao dịch trên. Quý Công ty</w:t>
      </w:r>
      <w:r w:rsidR="00697559" w:rsidRPr="00BA1C6C">
        <w:rPr>
          <w:rFonts w:ascii="Times New Roman" w:hAnsi="Times New Roman"/>
          <w:szCs w:val="28"/>
        </w:rPr>
        <w:t>/Ngân hàng</w:t>
      </w:r>
      <w:r w:rsidR="008B3C43" w:rsidRPr="00BA1C6C">
        <w:rPr>
          <w:rFonts w:ascii="Times New Roman" w:hAnsi="Times New Roman"/>
          <w:szCs w:val="28"/>
        </w:rPr>
        <w:t xml:space="preserve"> </w:t>
      </w:r>
      <w:r w:rsidR="008B3C43" w:rsidRPr="00BA1C6C">
        <w:rPr>
          <w:rFonts w:ascii="Times New Roman" w:hAnsi="Times New Roman"/>
          <w:bCs/>
          <w:szCs w:val="28"/>
        </w:rPr>
        <w:t xml:space="preserve">phải chịu hoàn toàn trách nhiệm </w:t>
      </w:r>
      <w:r w:rsidR="008B3C43" w:rsidRPr="00BA1C6C">
        <w:rPr>
          <w:rFonts w:ascii="Times New Roman" w:hAnsi="Times New Roman" w:hint="eastAsia"/>
          <w:bCs/>
          <w:szCs w:val="28"/>
        </w:rPr>
        <w:t>đ</w:t>
      </w:r>
      <w:r w:rsidR="008B3C43" w:rsidRPr="00BA1C6C">
        <w:rPr>
          <w:rFonts w:ascii="Times New Roman" w:hAnsi="Times New Roman"/>
          <w:bCs/>
          <w:szCs w:val="28"/>
        </w:rPr>
        <w:t>ối với các tổn th</w:t>
      </w:r>
      <w:r w:rsidR="00B24352">
        <w:rPr>
          <w:rFonts w:ascii="Times New Roman" w:hAnsi="Times New Roman"/>
          <w:bCs/>
          <w:szCs w:val="28"/>
        </w:rPr>
        <w:t xml:space="preserve">ất phát sinh cho </w:t>
      </w:r>
      <w:r w:rsidR="003579EE">
        <w:rPr>
          <w:rFonts w:ascii="Times New Roman" w:hAnsi="Times New Roman"/>
          <w:bCs/>
          <w:szCs w:val="28"/>
        </w:rPr>
        <w:t>tổ chức, cá nhân có giao dịch đối ứng</w:t>
      </w:r>
      <w:r w:rsidR="008B3C43" w:rsidRPr="00BA1C6C">
        <w:rPr>
          <w:rFonts w:ascii="Times New Roman" w:hAnsi="Times New Roman"/>
          <w:bCs/>
          <w:szCs w:val="28"/>
        </w:rPr>
        <w:t xml:space="preserve"> liên quan do giao dịch không </w:t>
      </w:r>
      <w:r w:rsidR="008B3C43" w:rsidRPr="00BA1C6C">
        <w:rPr>
          <w:rFonts w:ascii="Times New Roman" w:hAnsi="Times New Roman" w:hint="eastAsia"/>
          <w:bCs/>
          <w:szCs w:val="28"/>
        </w:rPr>
        <w:t>đư</w:t>
      </w:r>
      <w:r w:rsidR="008B3C43" w:rsidRPr="00BA1C6C">
        <w:rPr>
          <w:rFonts w:ascii="Times New Roman" w:hAnsi="Times New Roman"/>
          <w:bCs/>
          <w:szCs w:val="28"/>
        </w:rPr>
        <w:t xml:space="preserve">ợc thanh toán. </w:t>
      </w:r>
    </w:p>
    <w:p w14:paraId="5B56E9A6" w14:textId="77777777" w:rsidR="008B3C43" w:rsidRPr="00BA1C6C" w:rsidRDefault="009A7FCA" w:rsidP="003A7D31">
      <w:pPr>
        <w:spacing w:before="120" w:after="60" w:line="276" w:lineRule="auto"/>
        <w:ind w:left="300" w:firstLine="976"/>
        <w:rPr>
          <w:rFonts w:ascii="Times New Roman" w:hAnsi="Times New Roman"/>
          <w:szCs w:val="28"/>
        </w:rPr>
      </w:pPr>
      <w:r w:rsidRPr="00BA1C6C">
        <w:rPr>
          <w:rFonts w:ascii="Times New Roman" w:hAnsi="Times New Roman"/>
          <w:szCs w:val="28"/>
        </w:rPr>
        <w:t>VSD</w:t>
      </w:r>
      <w:r w:rsidR="008D4BED">
        <w:rPr>
          <w:rFonts w:ascii="Times New Roman" w:hAnsi="Times New Roman"/>
          <w:szCs w:val="28"/>
        </w:rPr>
        <w:t>C</w:t>
      </w:r>
      <w:r w:rsidR="008B3C43" w:rsidRPr="00BA1C6C">
        <w:rPr>
          <w:rFonts w:ascii="Times New Roman" w:hAnsi="Times New Roman"/>
          <w:szCs w:val="28"/>
        </w:rPr>
        <w:t xml:space="preserve"> thông báo để Quý Công ty</w:t>
      </w:r>
      <w:r w:rsidR="00697559" w:rsidRPr="00BA1C6C">
        <w:rPr>
          <w:rFonts w:ascii="Times New Roman" w:hAnsi="Times New Roman"/>
          <w:szCs w:val="28"/>
        </w:rPr>
        <w:t>/Ngân hàng</w:t>
      </w:r>
      <w:r w:rsidR="008B3C43" w:rsidRPr="00BA1C6C">
        <w:rPr>
          <w:rFonts w:ascii="Times New Roman" w:hAnsi="Times New Roman"/>
          <w:szCs w:val="28"/>
        </w:rPr>
        <w:t xml:space="preserve"> biết và thực hiện.</w:t>
      </w:r>
    </w:p>
    <w:p w14:paraId="304E67FD" w14:textId="77777777" w:rsidR="008B3C43" w:rsidRPr="00780F27" w:rsidRDefault="008B3C43" w:rsidP="008B3C43">
      <w:pPr>
        <w:ind w:left="720"/>
        <w:rPr>
          <w:rFonts w:ascii="Times New Roman" w:hAnsi="Times New Roma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5652"/>
        <w:gridCol w:w="4543"/>
      </w:tblGrid>
      <w:tr w:rsidR="008B3C43" w:rsidRPr="00066F13" w14:paraId="13BB76BD" w14:textId="77777777" w:rsidTr="003D2142">
        <w:tblPrEx>
          <w:tblCellMar>
            <w:top w:w="0" w:type="dxa"/>
            <w:bottom w:w="0" w:type="dxa"/>
          </w:tblCellMar>
        </w:tblPrEx>
        <w:tc>
          <w:tcPr>
            <w:tcW w:w="2772" w:type="pct"/>
          </w:tcPr>
          <w:p w14:paraId="4AF810DA" w14:textId="77777777" w:rsidR="008B3C43" w:rsidRPr="00780F27" w:rsidRDefault="008B3C43" w:rsidP="00D53692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</w:p>
          <w:p w14:paraId="29AB6106" w14:textId="77777777" w:rsidR="00697559" w:rsidRDefault="008B3C43" w:rsidP="00697559">
            <w:pPr>
              <w:ind w:left="567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2EB5F740" w14:textId="77777777" w:rsidR="00697559" w:rsidRPr="00697559" w:rsidRDefault="00697559" w:rsidP="00697559">
            <w:pPr>
              <w:rPr>
                <w:rFonts w:ascii="Times New Roman" w:hAnsi="Times New Roman"/>
                <w:bCs/>
                <w:iCs/>
                <w:sz w:val="2"/>
                <w:szCs w:val="22"/>
                <w:lang w:val="nl-NL"/>
              </w:rPr>
            </w:pPr>
          </w:p>
          <w:p w14:paraId="15DB2473" w14:textId="77777777" w:rsidR="003D2142" w:rsidRDefault="003D2142" w:rsidP="00697559">
            <w:pPr>
              <w:numPr>
                <w:ilvl w:val="0"/>
                <w:numId w:val="6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 w:rsidRPr="00697559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Như trên</w:t>
            </w:r>
            <w:r w:rsidR="006E7432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.</w:t>
            </w:r>
          </w:p>
          <w:p w14:paraId="13120D39" w14:textId="77777777" w:rsidR="00697559" w:rsidRPr="00697559" w:rsidRDefault="00697559" w:rsidP="00697559">
            <w:p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</w:p>
        </w:tc>
        <w:tc>
          <w:tcPr>
            <w:tcW w:w="2228" w:type="pct"/>
          </w:tcPr>
          <w:p w14:paraId="3691F516" w14:textId="77777777" w:rsidR="008B3C43" w:rsidRDefault="008B3C43" w:rsidP="00D53692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 xml:space="preserve">                   </w:t>
            </w:r>
            <w:r w:rsidR="0007106D">
              <w:rPr>
                <w:rFonts w:ascii="Times New Roman" w:hAnsi="Times New Roman"/>
                <w:sz w:val="26"/>
                <w:lang w:val="nl-NL"/>
              </w:rPr>
              <w:t>TUQ.</w:t>
            </w:r>
            <w:r w:rsidR="007E5EC7">
              <w:rPr>
                <w:rFonts w:ascii="Times New Roman" w:hAnsi="Times New Roman"/>
                <w:sz w:val="26"/>
                <w:lang w:val="nl-NL"/>
              </w:rPr>
              <w:t>T</w:t>
            </w:r>
            <w:r w:rsidR="007E5EC7" w:rsidRPr="007E5EC7">
              <w:rPr>
                <w:rFonts w:ascii="Times New Roman" w:hAnsi="Times New Roman"/>
                <w:sz w:val="26"/>
                <w:lang w:val="nl-NL"/>
              </w:rPr>
              <w:t>ỔNG</w:t>
            </w:r>
            <w:r w:rsidR="007E5EC7">
              <w:rPr>
                <w:rFonts w:ascii="Times New Roman" w:hAnsi="Times New Roman"/>
                <w:sz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lang w:val="nl-NL"/>
              </w:rPr>
              <w:t>GI</w:t>
            </w:r>
            <w:r w:rsidRPr="00781FF8">
              <w:rPr>
                <w:rFonts w:ascii="Times New Roman" w:hAnsi="Times New Roman"/>
                <w:sz w:val="26"/>
                <w:lang w:val="nl-NL"/>
              </w:rPr>
              <w:t>ÁM</w:t>
            </w:r>
            <w:r>
              <w:rPr>
                <w:rFonts w:ascii="Times New Roman" w:hAnsi="Times New Roman"/>
                <w:sz w:val="26"/>
                <w:lang w:val="nl-NL"/>
              </w:rPr>
              <w:t xml:space="preserve"> </w:t>
            </w:r>
            <w:r w:rsidRPr="00781FF8">
              <w:rPr>
                <w:rFonts w:ascii="Times New Roman" w:hAnsi="Times New Roman" w:hint="eastAsia"/>
                <w:sz w:val="26"/>
                <w:lang w:val="nl-NL"/>
              </w:rPr>
              <w:t>Đ</w:t>
            </w:r>
            <w:r w:rsidRPr="00781FF8">
              <w:rPr>
                <w:rFonts w:ascii="Times New Roman" w:hAnsi="Times New Roman"/>
                <w:sz w:val="26"/>
                <w:lang w:val="nl-NL"/>
              </w:rPr>
              <w:t>ỐC</w:t>
            </w:r>
          </w:p>
          <w:p w14:paraId="18741B5F" w14:textId="77777777" w:rsidR="0007106D" w:rsidRPr="0007106D" w:rsidRDefault="0007106D" w:rsidP="0007106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              </w:t>
            </w:r>
            <w:r w:rsidRPr="0007106D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TR</w:t>
            </w:r>
            <w:r w:rsidRPr="0007106D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ƯỞNG </w:t>
            </w:r>
            <w:r w:rsidR="00A34338"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 w:rsidRPr="0007106D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TTBT</w:t>
            </w:r>
          </w:p>
          <w:p w14:paraId="394ABED7" w14:textId="77777777" w:rsidR="009E1219" w:rsidRPr="008342C9" w:rsidRDefault="008B3C43" w:rsidP="009E1219">
            <w:pPr>
              <w:jc w:val="center"/>
              <w:rPr>
                <w:rFonts w:ascii="Times New Roman" w:hAnsi="Times New Roman"/>
                <w:i/>
                <w:iCs/>
                <w:sz w:val="26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 xml:space="preserve">          </w:t>
            </w:r>
            <w:r w:rsidR="0007106D">
              <w:rPr>
                <w:rFonts w:ascii="Times New Roman" w:hAnsi="Times New Roman"/>
                <w:sz w:val="26"/>
                <w:lang w:val="nl-NL"/>
              </w:rPr>
              <w:t xml:space="preserve">     </w:t>
            </w:r>
            <w:r w:rsidR="009E1219" w:rsidRPr="008342C9">
              <w:rPr>
                <w:rFonts w:ascii="Times New Roman" w:hAnsi="Times New Roman"/>
                <w:i/>
                <w:iCs/>
                <w:sz w:val="26"/>
                <w:lang w:val="nl-NL"/>
              </w:rPr>
              <w:t>(Ký, ghi rõ họ tên</w:t>
            </w:r>
            <w:r w:rsidR="00B24352">
              <w:rPr>
                <w:rFonts w:ascii="Times New Roman" w:hAnsi="Times New Roman"/>
                <w:i/>
                <w:iCs/>
                <w:sz w:val="26"/>
                <w:lang w:val="nl-NL"/>
              </w:rPr>
              <w:t>, đóng dấu</w:t>
            </w:r>
            <w:r w:rsidR="009E1219" w:rsidRPr="008342C9">
              <w:rPr>
                <w:rFonts w:ascii="Times New Roman" w:hAnsi="Times New Roman"/>
                <w:i/>
                <w:iCs/>
                <w:sz w:val="26"/>
                <w:lang w:val="nl-NL"/>
              </w:rPr>
              <w:t>)</w:t>
            </w:r>
          </w:p>
          <w:p w14:paraId="038801D8" w14:textId="77777777" w:rsidR="008B3C43" w:rsidRPr="00066F13" w:rsidRDefault="008B3C43" w:rsidP="00DF21D7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/>
              </w:rPr>
            </w:pPr>
          </w:p>
        </w:tc>
      </w:tr>
      <w:tr w:rsidR="008B3C43" w:rsidRPr="00066F13" w14:paraId="7A968890" w14:textId="77777777" w:rsidTr="003D2142">
        <w:tblPrEx>
          <w:tblCellMar>
            <w:top w:w="0" w:type="dxa"/>
            <w:bottom w:w="0" w:type="dxa"/>
          </w:tblCellMar>
        </w:tblPrEx>
        <w:tc>
          <w:tcPr>
            <w:tcW w:w="2772" w:type="pct"/>
          </w:tcPr>
          <w:p w14:paraId="19C6FE23" w14:textId="77777777" w:rsidR="008B3C43" w:rsidRPr="003501BE" w:rsidRDefault="008B3C43" w:rsidP="00D53692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</w:p>
        </w:tc>
        <w:tc>
          <w:tcPr>
            <w:tcW w:w="2228" w:type="pct"/>
          </w:tcPr>
          <w:p w14:paraId="02105784" w14:textId="77777777" w:rsidR="008B3C43" w:rsidRPr="00066F13" w:rsidRDefault="008B3C43" w:rsidP="00D53692">
            <w:pPr>
              <w:jc w:val="center"/>
              <w:rPr>
                <w:rFonts w:ascii="Times New Roman" w:hAnsi="Times New Roman"/>
                <w:b/>
                <w:lang w:val="nl-NL"/>
              </w:rPr>
            </w:pPr>
          </w:p>
          <w:p w14:paraId="47FA0B6A" w14:textId="77777777" w:rsidR="008B3C43" w:rsidRDefault="008B3C43" w:rsidP="00D53692">
            <w:pPr>
              <w:jc w:val="center"/>
              <w:rPr>
                <w:rFonts w:ascii="Times New Roman" w:hAnsi="Times New Roman"/>
                <w:b/>
                <w:lang w:val="nl-NL"/>
              </w:rPr>
            </w:pPr>
          </w:p>
          <w:p w14:paraId="5E94BEA5" w14:textId="77777777" w:rsidR="008B3C43" w:rsidRDefault="008B3C43" w:rsidP="00D53692">
            <w:pPr>
              <w:jc w:val="center"/>
              <w:rPr>
                <w:rFonts w:ascii="Times New Roman" w:hAnsi="Times New Roman"/>
                <w:b/>
                <w:lang w:val="nl-NL"/>
              </w:rPr>
            </w:pPr>
          </w:p>
          <w:p w14:paraId="0B62A852" w14:textId="77777777" w:rsidR="008B3C43" w:rsidRDefault="008B3C43" w:rsidP="00D53692">
            <w:pPr>
              <w:jc w:val="center"/>
              <w:rPr>
                <w:rFonts w:ascii="Times New Roman" w:hAnsi="Times New Roman"/>
                <w:b/>
                <w:lang w:val="nl-NL"/>
              </w:rPr>
            </w:pPr>
          </w:p>
          <w:p w14:paraId="62E0063D" w14:textId="77777777" w:rsidR="008B3C43" w:rsidRDefault="008B3C43" w:rsidP="00D53692">
            <w:pPr>
              <w:jc w:val="center"/>
              <w:rPr>
                <w:rFonts w:ascii="Times New Roman" w:hAnsi="Times New Roman"/>
                <w:b/>
                <w:lang w:val="nl-NL"/>
              </w:rPr>
            </w:pPr>
          </w:p>
          <w:p w14:paraId="475C31B2" w14:textId="77777777" w:rsidR="008B3C43" w:rsidRPr="00D22C5E" w:rsidRDefault="008B3C43" w:rsidP="00D53692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 xml:space="preserve">        </w:t>
            </w:r>
          </w:p>
          <w:p w14:paraId="36EB43D8" w14:textId="77777777" w:rsidR="008B3C43" w:rsidRPr="008A4F59" w:rsidRDefault="008B3C43" w:rsidP="00D53692">
            <w:pPr>
              <w:rPr>
                <w:rFonts w:ascii="Times New Roman" w:hAnsi="Times New Roman"/>
                <w:b/>
                <w:lang w:val="nl-NL"/>
              </w:rPr>
            </w:pPr>
          </w:p>
        </w:tc>
      </w:tr>
    </w:tbl>
    <w:p w14:paraId="7C01E702" w14:textId="77777777" w:rsidR="0048302E" w:rsidRPr="00CD465E" w:rsidRDefault="0048302E" w:rsidP="00CD465E">
      <w:pPr>
        <w:pStyle w:val="Header"/>
        <w:tabs>
          <w:tab w:val="clear" w:pos="4320"/>
          <w:tab w:val="clear" w:pos="8640"/>
        </w:tabs>
        <w:rPr>
          <w:rFonts w:ascii="Arial" w:hAnsi="Arial"/>
          <w:lang w:val="vi-VN"/>
        </w:rPr>
      </w:pPr>
    </w:p>
    <w:sectPr w:rsidR="0048302E" w:rsidRPr="00CD465E" w:rsidSect="0078171C">
      <w:footerReference w:type="even" r:id="rId8"/>
      <w:footerReference w:type="default" r:id="rId9"/>
      <w:pgSz w:w="11907" w:h="16840" w:code="9"/>
      <w:pgMar w:top="714" w:right="794" w:bottom="255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FC4EC" w14:textId="77777777" w:rsidR="0033592E" w:rsidRDefault="0033592E">
      <w:r>
        <w:separator/>
      </w:r>
    </w:p>
  </w:endnote>
  <w:endnote w:type="continuationSeparator" w:id="0">
    <w:p w14:paraId="36D0A660" w14:textId="77777777" w:rsidR="0033592E" w:rsidRDefault="00335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4A3E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91D9B5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AE10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97D83" w14:textId="77777777" w:rsidR="0033592E" w:rsidRDefault="0033592E">
      <w:r>
        <w:separator/>
      </w:r>
    </w:p>
  </w:footnote>
  <w:footnote w:type="continuationSeparator" w:id="0">
    <w:p w14:paraId="63DF60E9" w14:textId="77777777" w:rsidR="0033592E" w:rsidRDefault="003359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7E46B5"/>
    <w:multiLevelType w:val="hybridMultilevel"/>
    <w:tmpl w:val="7EF4BC2C"/>
    <w:lvl w:ilvl="0" w:tplc="B4BC1E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708DD"/>
    <w:multiLevelType w:val="hybridMultilevel"/>
    <w:tmpl w:val="928C6C5C"/>
    <w:lvl w:ilvl="0" w:tplc="20BAE9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29558CE"/>
    <w:multiLevelType w:val="hybridMultilevel"/>
    <w:tmpl w:val="4A4A7694"/>
    <w:lvl w:ilvl="0" w:tplc="B2F2932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066682582">
    <w:abstractNumId w:val="0"/>
  </w:num>
  <w:num w:numId="2" w16cid:durableId="231432580">
    <w:abstractNumId w:val="2"/>
  </w:num>
  <w:num w:numId="3" w16cid:durableId="1339498450">
    <w:abstractNumId w:val="4"/>
  </w:num>
  <w:num w:numId="4" w16cid:durableId="1798914927">
    <w:abstractNumId w:val="3"/>
  </w:num>
  <w:num w:numId="5" w16cid:durableId="983464203">
    <w:abstractNumId w:val="1"/>
  </w:num>
  <w:num w:numId="6" w16cid:durableId="2027900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219D"/>
    <w:rsid w:val="00003E44"/>
    <w:rsid w:val="00011A88"/>
    <w:rsid w:val="00024C54"/>
    <w:rsid w:val="000327AF"/>
    <w:rsid w:val="00051D0A"/>
    <w:rsid w:val="00052519"/>
    <w:rsid w:val="000542BD"/>
    <w:rsid w:val="00065CB4"/>
    <w:rsid w:val="0006691F"/>
    <w:rsid w:val="00066F13"/>
    <w:rsid w:val="0007106D"/>
    <w:rsid w:val="00076F7A"/>
    <w:rsid w:val="000A11F1"/>
    <w:rsid w:val="000A24EA"/>
    <w:rsid w:val="000B4D52"/>
    <w:rsid w:val="000C52BA"/>
    <w:rsid w:val="000D5DDC"/>
    <w:rsid w:val="000E7ED8"/>
    <w:rsid w:val="000F6AA7"/>
    <w:rsid w:val="00105820"/>
    <w:rsid w:val="00122D79"/>
    <w:rsid w:val="00145095"/>
    <w:rsid w:val="00156CBD"/>
    <w:rsid w:val="00172D60"/>
    <w:rsid w:val="00184143"/>
    <w:rsid w:val="00187271"/>
    <w:rsid w:val="001A0B32"/>
    <w:rsid w:val="001B033E"/>
    <w:rsid w:val="001C0284"/>
    <w:rsid w:val="001D6774"/>
    <w:rsid w:val="001D768F"/>
    <w:rsid w:val="00201824"/>
    <w:rsid w:val="00205C43"/>
    <w:rsid w:val="00206ACE"/>
    <w:rsid w:val="00222051"/>
    <w:rsid w:val="00222E3A"/>
    <w:rsid w:val="00226D5C"/>
    <w:rsid w:val="00240808"/>
    <w:rsid w:val="00260E3B"/>
    <w:rsid w:val="0026548B"/>
    <w:rsid w:val="002664F3"/>
    <w:rsid w:val="002836B1"/>
    <w:rsid w:val="00286705"/>
    <w:rsid w:val="002A06A9"/>
    <w:rsid w:val="002A4F2A"/>
    <w:rsid w:val="002C0A85"/>
    <w:rsid w:val="0031488A"/>
    <w:rsid w:val="003176B0"/>
    <w:rsid w:val="00320B90"/>
    <w:rsid w:val="0033592E"/>
    <w:rsid w:val="0034144F"/>
    <w:rsid w:val="003444C7"/>
    <w:rsid w:val="00347BC8"/>
    <w:rsid w:val="003501BE"/>
    <w:rsid w:val="003579EE"/>
    <w:rsid w:val="00364E96"/>
    <w:rsid w:val="0036640F"/>
    <w:rsid w:val="00370382"/>
    <w:rsid w:val="00373F1F"/>
    <w:rsid w:val="00377EAE"/>
    <w:rsid w:val="0038417F"/>
    <w:rsid w:val="00386077"/>
    <w:rsid w:val="00387961"/>
    <w:rsid w:val="003905C2"/>
    <w:rsid w:val="00393BA1"/>
    <w:rsid w:val="003A7D31"/>
    <w:rsid w:val="003C215A"/>
    <w:rsid w:val="003D2142"/>
    <w:rsid w:val="003D3051"/>
    <w:rsid w:val="003F4F5C"/>
    <w:rsid w:val="00400325"/>
    <w:rsid w:val="00403152"/>
    <w:rsid w:val="00411247"/>
    <w:rsid w:val="00431F3C"/>
    <w:rsid w:val="0046282B"/>
    <w:rsid w:val="004649F8"/>
    <w:rsid w:val="00465299"/>
    <w:rsid w:val="0048302E"/>
    <w:rsid w:val="0048510A"/>
    <w:rsid w:val="0049538A"/>
    <w:rsid w:val="0049660C"/>
    <w:rsid w:val="004B1FCA"/>
    <w:rsid w:val="004B72A5"/>
    <w:rsid w:val="004C0C5A"/>
    <w:rsid w:val="004D07CA"/>
    <w:rsid w:val="004D1CFE"/>
    <w:rsid w:val="004F16C9"/>
    <w:rsid w:val="004F6437"/>
    <w:rsid w:val="0052241F"/>
    <w:rsid w:val="00530B76"/>
    <w:rsid w:val="005336DE"/>
    <w:rsid w:val="00542780"/>
    <w:rsid w:val="0055555B"/>
    <w:rsid w:val="00574505"/>
    <w:rsid w:val="005944F9"/>
    <w:rsid w:val="005A1F0E"/>
    <w:rsid w:val="005C233D"/>
    <w:rsid w:val="005C5BCD"/>
    <w:rsid w:val="005D1781"/>
    <w:rsid w:val="005D20CB"/>
    <w:rsid w:val="005E0308"/>
    <w:rsid w:val="005F10A0"/>
    <w:rsid w:val="00612D4D"/>
    <w:rsid w:val="00621365"/>
    <w:rsid w:val="006427D7"/>
    <w:rsid w:val="00643E0E"/>
    <w:rsid w:val="0064589B"/>
    <w:rsid w:val="0065530C"/>
    <w:rsid w:val="00656FBA"/>
    <w:rsid w:val="00677192"/>
    <w:rsid w:val="00684478"/>
    <w:rsid w:val="00697559"/>
    <w:rsid w:val="00697BDF"/>
    <w:rsid w:val="006D1F91"/>
    <w:rsid w:val="006E7432"/>
    <w:rsid w:val="006F3961"/>
    <w:rsid w:val="00702F5D"/>
    <w:rsid w:val="00710A0B"/>
    <w:rsid w:val="0071169D"/>
    <w:rsid w:val="007119D2"/>
    <w:rsid w:val="0071291B"/>
    <w:rsid w:val="00716D4B"/>
    <w:rsid w:val="007301EB"/>
    <w:rsid w:val="00730991"/>
    <w:rsid w:val="00734882"/>
    <w:rsid w:val="007531D4"/>
    <w:rsid w:val="00771669"/>
    <w:rsid w:val="0077495E"/>
    <w:rsid w:val="00780F27"/>
    <w:rsid w:val="0078171C"/>
    <w:rsid w:val="00781FF8"/>
    <w:rsid w:val="007848B9"/>
    <w:rsid w:val="00784EF5"/>
    <w:rsid w:val="00797B56"/>
    <w:rsid w:val="007A2F27"/>
    <w:rsid w:val="007A3443"/>
    <w:rsid w:val="007B4A06"/>
    <w:rsid w:val="007D2A14"/>
    <w:rsid w:val="007D76CD"/>
    <w:rsid w:val="007E5EC7"/>
    <w:rsid w:val="007E683C"/>
    <w:rsid w:val="00816459"/>
    <w:rsid w:val="008234D6"/>
    <w:rsid w:val="00825EFA"/>
    <w:rsid w:val="008557C2"/>
    <w:rsid w:val="00863CB4"/>
    <w:rsid w:val="0088180D"/>
    <w:rsid w:val="00883B9F"/>
    <w:rsid w:val="008A4F59"/>
    <w:rsid w:val="008A51E8"/>
    <w:rsid w:val="008B3C43"/>
    <w:rsid w:val="008B55D1"/>
    <w:rsid w:val="008D3989"/>
    <w:rsid w:val="008D4BED"/>
    <w:rsid w:val="009110DB"/>
    <w:rsid w:val="00936084"/>
    <w:rsid w:val="009475AC"/>
    <w:rsid w:val="009643DC"/>
    <w:rsid w:val="00966313"/>
    <w:rsid w:val="00972385"/>
    <w:rsid w:val="00973900"/>
    <w:rsid w:val="0098443F"/>
    <w:rsid w:val="0099049D"/>
    <w:rsid w:val="009933D0"/>
    <w:rsid w:val="00997FD6"/>
    <w:rsid w:val="009A533E"/>
    <w:rsid w:val="009A7FCA"/>
    <w:rsid w:val="009C304E"/>
    <w:rsid w:val="009C3A4D"/>
    <w:rsid w:val="009E1219"/>
    <w:rsid w:val="009E21BD"/>
    <w:rsid w:val="009E2F7F"/>
    <w:rsid w:val="00A02FFC"/>
    <w:rsid w:val="00A22FD5"/>
    <w:rsid w:val="00A34338"/>
    <w:rsid w:val="00A47A98"/>
    <w:rsid w:val="00A5030E"/>
    <w:rsid w:val="00A653E7"/>
    <w:rsid w:val="00A75B4F"/>
    <w:rsid w:val="00A76379"/>
    <w:rsid w:val="00AE4D97"/>
    <w:rsid w:val="00AF2D26"/>
    <w:rsid w:val="00B2257D"/>
    <w:rsid w:val="00B24352"/>
    <w:rsid w:val="00B438ED"/>
    <w:rsid w:val="00B44CBD"/>
    <w:rsid w:val="00B4658C"/>
    <w:rsid w:val="00B52245"/>
    <w:rsid w:val="00B526BA"/>
    <w:rsid w:val="00B73684"/>
    <w:rsid w:val="00B83363"/>
    <w:rsid w:val="00B91EC8"/>
    <w:rsid w:val="00B96343"/>
    <w:rsid w:val="00BA1C6C"/>
    <w:rsid w:val="00BA46FF"/>
    <w:rsid w:val="00BA5930"/>
    <w:rsid w:val="00BC39AD"/>
    <w:rsid w:val="00BC53DB"/>
    <w:rsid w:val="00BD492B"/>
    <w:rsid w:val="00BE3531"/>
    <w:rsid w:val="00BE47AE"/>
    <w:rsid w:val="00BE6736"/>
    <w:rsid w:val="00BF31AF"/>
    <w:rsid w:val="00BF688B"/>
    <w:rsid w:val="00C0682A"/>
    <w:rsid w:val="00C27535"/>
    <w:rsid w:val="00C3280A"/>
    <w:rsid w:val="00C3399B"/>
    <w:rsid w:val="00C37E8A"/>
    <w:rsid w:val="00C541CD"/>
    <w:rsid w:val="00C63DF3"/>
    <w:rsid w:val="00C64301"/>
    <w:rsid w:val="00C86EC0"/>
    <w:rsid w:val="00C91432"/>
    <w:rsid w:val="00C91D19"/>
    <w:rsid w:val="00CA786C"/>
    <w:rsid w:val="00CB0C56"/>
    <w:rsid w:val="00CD465E"/>
    <w:rsid w:val="00CE3E65"/>
    <w:rsid w:val="00CF3B7A"/>
    <w:rsid w:val="00D059B1"/>
    <w:rsid w:val="00D11F8F"/>
    <w:rsid w:val="00D1408C"/>
    <w:rsid w:val="00D21330"/>
    <w:rsid w:val="00D22C5E"/>
    <w:rsid w:val="00D32D10"/>
    <w:rsid w:val="00D51FC6"/>
    <w:rsid w:val="00D53692"/>
    <w:rsid w:val="00D64587"/>
    <w:rsid w:val="00D729F1"/>
    <w:rsid w:val="00D76823"/>
    <w:rsid w:val="00D83B48"/>
    <w:rsid w:val="00D96C4D"/>
    <w:rsid w:val="00DB2D2E"/>
    <w:rsid w:val="00DC17A7"/>
    <w:rsid w:val="00DC68BC"/>
    <w:rsid w:val="00DC739A"/>
    <w:rsid w:val="00DD1794"/>
    <w:rsid w:val="00DE3921"/>
    <w:rsid w:val="00DE7F13"/>
    <w:rsid w:val="00DF21D7"/>
    <w:rsid w:val="00E1582B"/>
    <w:rsid w:val="00E16053"/>
    <w:rsid w:val="00E252F7"/>
    <w:rsid w:val="00E27BAC"/>
    <w:rsid w:val="00E31E5A"/>
    <w:rsid w:val="00E4446E"/>
    <w:rsid w:val="00E65067"/>
    <w:rsid w:val="00E75464"/>
    <w:rsid w:val="00E80575"/>
    <w:rsid w:val="00EB1FE2"/>
    <w:rsid w:val="00EB35D1"/>
    <w:rsid w:val="00EB5E6F"/>
    <w:rsid w:val="00EC768B"/>
    <w:rsid w:val="00ED25AA"/>
    <w:rsid w:val="00EE0BD9"/>
    <w:rsid w:val="00EE1F8B"/>
    <w:rsid w:val="00F21369"/>
    <w:rsid w:val="00F45E02"/>
    <w:rsid w:val="00F46D83"/>
    <w:rsid w:val="00F53E30"/>
    <w:rsid w:val="00F75C3A"/>
    <w:rsid w:val="00F95817"/>
    <w:rsid w:val="00FB47DA"/>
    <w:rsid w:val="00FD2636"/>
    <w:rsid w:val="00FD5AA5"/>
    <w:rsid w:val="00FF6714"/>
    <w:rsid w:val="00F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,"/>
  <w:listSeparator w:val=","/>
  <w14:docId w14:val="4E8F2B79"/>
  <w15:chartTrackingRefBased/>
  <w15:docId w15:val="{91880014-CFFD-4FE3-BEDB-7E77D37D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B3C4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2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56CD7-259E-4D12-88E3-9A73F1BCC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 </vt:lpstr>
    </vt:vector>
  </TitlesOfParts>
  <Company>Hewlett-Packard Company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2022-12-20T08:48:00Z</cp:lastPrinted>
  <dcterms:created xsi:type="dcterms:W3CDTF">2026-05-20T16:13:00Z</dcterms:created>
  <dcterms:modified xsi:type="dcterms:W3CDTF">2026-05-20T16:13:00Z</dcterms:modified>
</cp:coreProperties>
</file>