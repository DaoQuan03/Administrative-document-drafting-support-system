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7BA9" w14:textId="77777777" w:rsidR="00994366" w:rsidRPr="0075336E" w:rsidRDefault="00994366" w:rsidP="00994366">
      <w:pPr>
        <w:jc w:val="center"/>
        <w:rPr>
          <w:lang w:val="nl-NL"/>
          <w:rPrChange w:id="0" w:author="Thietbi2007" w:date="2011-03-14T16:56:00Z">
            <w:rPr>
              <w:color w:val="000000"/>
              <w:lang w:val="nl-NL"/>
            </w:rPr>
          </w:rPrChange>
        </w:rPr>
      </w:pPr>
      <w:r w:rsidRPr="0075336E">
        <w:rPr>
          <w:noProof/>
          <w:rPrChange w:id="1" w:author="Thietbi2007" w:date="2011-03-14T16:56:00Z">
            <w:rPr>
              <w:noProof/>
              <w:color w:val="000000"/>
            </w:rPr>
          </w:rPrChange>
        </w:rPr>
        <w:pict w14:anchorId="305E7754">
          <v:shapetype id="_x0000_t202" coordsize="21600,21600" o:spt="202" path="m,l,21600r21600,l21600,xe">
            <v:stroke joinstyle="miter"/>
            <v:path gradientshapeok="t" o:connecttype="rect"/>
          </v:shapetype>
          <v:shape id="_x0000_s1080" type="#_x0000_t202" style="position:absolute;left:0;text-align:left;margin-left:369pt;margin-top:-18pt;width:132.75pt;height:54pt;z-index:251656704">
            <v:textbox style="mso-next-textbox:#_x0000_s1080;mso-direction-alt:auto">
              <w:txbxContent>
                <w:p w14:paraId="3F2B29E2" w14:textId="77777777" w:rsidR="00B4643C" w:rsidRPr="0050105A" w:rsidRDefault="00B4643C" w:rsidP="00994366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50105A">
                    <w:rPr>
                      <w:sz w:val="20"/>
                      <w:szCs w:val="20"/>
                    </w:rPr>
                    <w:t xml:space="preserve">Mẫu số: </w:t>
                  </w:r>
                  <w:r w:rsidRPr="0050105A">
                    <w:rPr>
                      <w:b/>
                      <w:sz w:val="20"/>
                      <w:szCs w:val="20"/>
                    </w:rPr>
                    <w:t>01</w:t>
                  </w:r>
                  <w:r>
                    <w:rPr>
                      <w:b/>
                      <w:sz w:val="20"/>
                      <w:szCs w:val="20"/>
                    </w:rPr>
                    <w:t>-1/LPTB</w:t>
                  </w:r>
                </w:p>
                <w:p w14:paraId="75F29F09" w14:textId="77777777" w:rsidR="00B4643C" w:rsidRPr="0050105A" w:rsidRDefault="00B4643C" w:rsidP="00994366">
                  <w:pPr>
                    <w:ind w:right="30"/>
                    <w:jc w:val="center"/>
                    <w:rPr>
                      <w:i/>
                      <w:sz w:val="18"/>
                      <w:szCs w:val="18"/>
                    </w:rPr>
                  </w:pPr>
                  <w:r w:rsidRPr="0050105A">
                    <w:rPr>
                      <w:i/>
                      <w:sz w:val="18"/>
                      <w:szCs w:val="18"/>
                    </w:rPr>
                    <w:t>(Ban hành kèm theo Thông tư số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del w:id="2" w:author="Windows User" w:date="2014-08-22T11:18:00Z">
                    <w:r w:rsidDel="002664DF">
                      <w:rPr>
                        <w:i/>
                        <w:sz w:val="18"/>
                        <w:szCs w:val="18"/>
                      </w:rPr>
                      <w:delText xml:space="preserve">28 </w:delText>
                    </w:r>
                  </w:del>
                  <w:ins w:id="3" w:author="Thietbi2007" w:date="2014-08-13T11:28:00Z">
                    <w:del w:id="4" w:author="Windows User" w:date="2014-08-22T11:18:00Z">
                      <w:r w:rsidR="006C46C9" w:rsidDel="002664DF">
                        <w:rPr>
                          <w:i/>
                          <w:sz w:val="18"/>
                          <w:szCs w:val="18"/>
                        </w:rPr>
                        <w:delText xml:space="preserve">     </w:delText>
                      </w:r>
                    </w:del>
                  </w:ins>
                  <w:del w:id="5" w:author="Windows User" w:date="2014-08-22T11:18:00Z">
                    <w:r w:rsidRPr="0050105A" w:rsidDel="002664DF">
                      <w:rPr>
                        <w:i/>
                        <w:sz w:val="18"/>
                        <w:szCs w:val="18"/>
                      </w:rPr>
                      <w:delText>/</w:delText>
                    </w:r>
                    <w:r w:rsidDel="002664DF">
                      <w:rPr>
                        <w:i/>
                        <w:sz w:val="18"/>
                        <w:szCs w:val="18"/>
                      </w:rPr>
                      <w:delText>201</w:delText>
                    </w:r>
                  </w:del>
                  <w:ins w:id="6" w:author="Thietbi2007" w:date="2014-08-13T11:28:00Z">
                    <w:del w:id="7" w:author="Windows User" w:date="2014-08-22T11:18:00Z">
                      <w:r w:rsidR="006C46C9" w:rsidDel="002664DF">
                        <w:rPr>
                          <w:i/>
                          <w:sz w:val="18"/>
                          <w:szCs w:val="18"/>
                        </w:rPr>
                        <w:delText>4</w:delText>
                      </w:r>
                    </w:del>
                  </w:ins>
                  <w:del w:id="8" w:author="Windows User" w:date="2014-08-22T11:18:00Z">
                    <w:r w:rsidDel="002664DF">
                      <w:rPr>
                        <w:i/>
                        <w:sz w:val="18"/>
                        <w:szCs w:val="18"/>
                      </w:rPr>
                      <w:delText>1</w:delText>
                    </w:r>
                  </w:del>
                  <w:ins w:id="9" w:author="Windows User" w:date="2014-08-26T10:15:00Z">
                    <w:r w:rsidR="00F92F8C">
                      <w:rPr>
                        <w:i/>
                        <w:sz w:val="18"/>
                        <w:szCs w:val="18"/>
                      </w:rPr>
                      <w:t>119/2014/</w:t>
                    </w:r>
                  </w:ins>
                  <w:del w:id="10" w:author="Windows User" w:date="2014-08-26T10:15:00Z">
                    <w:r w:rsidDel="00F92F8C">
                      <w:rPr>
                        <w:i/>
                        <w:sz w:val="18"/>
                        <w:szCs w:val="18"/>
                      </w:rPr>
                      <w:delText>/</w:delText>
                    </w:r>
                  </w:del>
                  <w:r w:rsidRPr="0050105A">
                    <w:rPr>
                      <w:i/>
                      <w:sz w:val="18"/>
                      <w:szCs w:val="18"/>
                    </w:rPr>
                    <w:t>TT-BTC ngày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del w:id="11" w:author="Thietbi2007" w:date="2014-08-13T11:28:00Z">
                    <w:r w:rsidDel="006C46C9">
                      <w:rPr>
                        <w:i/>
                        <w:sz w:val="18"/>
                        <w:szCs w:val="18"/>
                      </w:rPr>
                      <w:delText>28/02</w:delText>
                    </w:r>
                    <w:r w:rsidRPr="0050105A" w:rsidDel="006C46C9">
                      <w:rPr>
                        <w:i/>
                        <w:sz w:val="18"/>
                        <w:szCs w:val="18"/>
                      </w:rPr>
                      <w:delText xml:space="preserve"> /20</w:delText>
                    </w:r>
                    <w:r w:rsidDel="006C46C9">
                      <w:rPr>
                        <w:i/>
                        <w:sz w:val="18"/>
                        <w:szCs w:val="18"/>
                      </w:rPr>
                      <w:delText>1</w:delText>
                    </w:r>
                    <w:r w:rsidRPr="0050105A" w:rsidDel="006C46C9">
                      <w:rPr>
                        <w:i/>
                        <w:sz w:val="18"/>
                        <w:szCs w:val="18"/>
                      </w:rPr>
                      <w:delText>0</w:delText>
                    </w:r>
                  </w:del>
                  <w:ins w:id="12" w:author="Thietbi2007" w:date="2014-08-13T11:28:00Z">
                    <w:del w:id="13" w:author="Windows User" w:date="2014-08-26T10:15:00Z">
                      <w:r w:rsidR="006C46C9" w:rsidDel="00F92F8C">
                        <w:rPr>
                          <w:i/>
                          <w:sz w:val="18"/>
                          <w:szCs w:val="18"/>
                        </w:rPr>
                        <w:delText xml:space="preserve"> </w:delText>
                      </w:r>
                    </w:del>
                  </w:ins>
                  <w:del w:id="14" w:author="Windows User" w:date="2014-08-26T10:15:00Z">
                    <w:r w:rsidRPr="0050105A" w:rsidDel="00F92F8C">
                      <w:rPr>
                        <w:i/>
                        <w:sz w:val="18"/>
                        <w:szCs w:val="18"/>
                      </w:rPr>
                      <w:delText xml:space="preserve"> </w:delText>
                    </w:r>
                  </w:del>
                  <w:ins w:id="15" w:author="Windows User" w:date="2014-08-26T10:15:00Z">
                    <w:r w:rsidR="00F92F8C">
                      <w:rPr>
                        <w:i/>
                        <w:sz w:val="18"/>
                        <w:szCs w:val="18"/>
                      </w:rPr>
                      <w:t xml:space="preserve">25/8/2014 </w:t>
                    </w:r>
                  </w:ins>
                  <w:r w:rsidRPr="0050105A">
                    <w:rPr>
                      <w:i/>
                      <w:sz w:val="18"/>
                      <w:szCs w:val="18"/>
                    </w:rPr>
                    <w:t>của B</w:t>
                  </w:r>
                  <w:r>
                    <w:rPr>
                      <w:i/>
                      <w:sz w:val="18"/>
                      <w:szCs w:val="18"/>
                    </w:rPr>
                    <w:t>ộ Tài chính</w:t>
                  </w:r>
                  <w:r w:rsidRPr="0050105A">
                    <w:rPr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</w:p>
    <w:p w14:paraId="7F280717" w14:textId="77777777" w:rsidR="00994366" w:rsidRPr="0075336E" w:rsidRDefault="00994366" w:rsidP="00994366">
      <w:pPr>
        <w:jc w:val="center"/>
        <w:rPr>
          <w:lang w:val="nl-NL"/>
          <w:rPrChange w:id="16" w:author="Thietbi2007" w:date="2011-03-14T16:56:00Z">
            <w:rPr>
              <w:color w:val="000000"/>
              <w:lang w:val="nl-NL"/>
            </w:rPr>
          </w:rPrChange>
        </w:rPr>
      </w:pPr>
    </w:p>
    <w:tbl>
      <w:tblPr>
        <w:tblW w:w="10242" w:type="dxa"/>
        <w:tblInd w:w="-234" w:type="dxa"/>
        <w:tblLayout w:type="fixed"/>
        <w:tblLook w:val="0000" w:firstRow="0" w:lastRow="0" w:firstColumn="0" w:lastColumn="0" w:noHBand="0" w:noVBand="0"/>
      </w:tblPr>
      <w:tblGrid>
        <w:gridCol w:w="4302"/>
        <w:gridCol w:w="5940"/>
      </w:tblGrid>
      <w:tr w:rsidR="00994366" w:rsidRPr="0075336E" w14:paraId="7C4F4A1C" w14:textId="77777777" w:rsidTr="00EC0869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302" w:type="dxa"/>
          </w:tcPr>
          <w:p w14:paraId="3DA4F192" w14:textId="77777777" w:rsidR="00601CC4" w:rsidRPr="0075336E" w:rsidRDefault="00601CC4" w:rsidP="00AB5911">
            <w:pPr>
              <w:ind w:left="-108"/>
              <w:jc w:val="center"/>
              <w:rPr>
                <w:lang w:val="pt-BR"/>
                <w:rPrChange w:id="17" w:author="Thietbi2007" w:date="2011-03-14T16:56:00Z">
                  <w:rPr>
                    <w:color w:val="000000"/>
                    <w:lang w:val="pt-BR"/>
                  </w:rPr>
                </w:rPrChange>
              </w:rPr>
            </w:pPr>
          </w:p>
          <w:p w14:paraId="7BD43D63" w14:textId="77777777" w:rsidR="00994366" w:rsidRPr="0075336E" w:rsidRDefault="009B0107" w:rsidP="002664DF">
            <w:pPr>
              <w:ind w:left="-108"/>
              <w:jc w:val="center"/>
              <w:rPr>
                <w:lang w:val="pt-BR"/>
                <w:rPrChange w:id="18" w:author="Thietbi2007" w:date="2011-03-14T16:56:00Z">
                  <w:rPr>
                    <w:color w:val="000000"/>
                    <w:lang w:val="pt-BR"/>
                  </w:rPr>
                </w:rPrChange>
              </w:rPr>
            </w:pPr>
            <w:r w:rsidRPr="0075336E">
              <w:rPr>
                <w:lang w:val="pt-BR"/>
                <w:rPrChange w:id="19" w:author="Thietbi2007" w:date="2011-03-14T16:56:00Z">
                  <w:rPr>
                    <w:color w:val="000000"/>
                    <w:lang w:val="pt-BR"/>
                  </w:rPr>
                </w:rPrChange>
              </w:rPr>
              <w:t xml:space="preserve">TÊN CƠ QUAN </w:t>
            </w:r>
            <w:r w:rsidR="00EC0869" w:rsidRPr="0075336E">
              <w:rPr>
                <w:lang w:val="pt-BR"/>
                <w:rPrChange w:id="20" w:author="Thietbi2007" w:date="2011-03-14T16:56:00Z">
                  <w:rPr>
                    <w:color w:val="000000"/>
                    <w:lang w:val="pt-BR"/>
                  </w:rPr>
                </w:rPrChange>
              </w:rPr>
              <w:t>THUẾ CẤP TRÊN</w:t>
            </w:r>
          </w:p>
          <w:p w14:paraId="1843E685" w14:textId="77777777" w:rsidR="002664DF" w:rsidRDefault="009B0107" w:rsidP="006E23C4">
            <w:pPr>
              <w:jc w:val="center"/>
              <w:rPr>
                <w:ins w:id="21" w:author="Windows User" w:date="2014-08-22T11:19:00Z"/>
                <w:b/>
                <w:lang w:val="pt-BR"/>
              </w:rPr>
            </w:pPr>
            <w:r w:rsidRPr="0075336E">
              <w:rPr>
                <w:b/>
                <w:lang w:val="pt-BR"/>
                <w:rPrChange w:id="22" w:author="Thietbi2007" w:date="2011-03-14T16:56:00Z">
                  <w:rPr>
                    <w:b/>
                    <w:color w:val="000000"/>
                    <w:lang w:val="pt-BR"/>
                  </w:rPr>
                </w:rPrChange>
              </w:rPr>
              <w:t xml:space="preserve">TÊN CƠ QUAN THUẾ </w:t>
            </w:r>
          </w:p>
          <w:p w14:paraId="7FEF30FD" w14:textId="77777777" w:rsidR="00994366" w:rsidRPr="0075336E" w:rsidRDefault="009B0107" w:rsidP="006E23C4">
            <w:pPr>
              <w:jc w:val="center"/>
              <w:rPr>
                <w:b/>
                <w:lang w:val="pt-BR"/>
                <w:rPrChange w:id="23" w:author="Thietbi2007" w:date="2011-03-14T16:56:00Z">
                  <w:rPr>
                    <w:b/>
                    <w:color w:val="000000"/>
                    <w:lang w:val="pt-BR"/>
                  </w:rPr>
                </w:rPrChange>
              </w:rPr>
            </w:pPr>
            <w:r w:rsidRPr="0075336E">
              <w:rPr>
                <w:b/>
                <w:lang w:val="pt-BR"/>
                <w:rPrChange w:id="24" w:author="Thietbi2007" w:date="2011-03-14T16:56:00Z">
                  <w:rPr>
                    <w:b/>
                    <w:color w:val="000000"/>
                    <w:lang w:val="pt-BR"/>
                  </w:rPr>
                </w:rPrChange>
              </w:rPr>
              <w:t>RA THÔNG BÁO</w:t>
            </w:r>
          </w:p>
        </w:tc>
        <w:tc>
          <w:tcPr>
            <w:tcW w:w="5940" w:type="dxa"/>
          </w:tcPr>
          <w:p w14:paraId="16374E5A" w14:textId="77777777" w:rsidR="00601CC4" w:rsidRPr="0075336E" w:rsidRDefault="00601CC4" w:rsidP="00AB5911">
            <w:pPr>
              <w:jc w:val="center"/>
              <w:rPr>
                <w:b/>
                <w:lang w:val="pt-BR"/>
                <w:rPrChange w:id="25" w:author="Thietbi2007" w:date="2011-03-14T16:56:00Z">
                  <w:rPr>
                    <w:b/>
                    <w:color w:val="000000"/>
                    <w:lang w:val="pt-BR"/>
                  </w:rPr>
                </w:rPrChange>
              </w:rPr>
            </w:pPr>
          </w:p>
          <w:p w14:paraId="62C590A9" w14:textId="77777777" w:rsidR="00994366" w:rsidRPr="0075336E" w:rsidRDefault="00994366" w:rsidP="00AB5911">
            <w:pPr>
              <w:jc w:val="center"/>
              <w:rPr>
                <w:b/>
                <w:lang w:val="pt-BR"/>
                <w:rPrChange w:id="26" w:author="Thietbi2007" w:date="2011-03-14T16:56:00Z">
                  <w:rPr>
                    <w:b/>
                    <w:color w:val="000000"/>
                    <w:lang w:val="pt-BR"/>
                  </w:rPr>
                </w:rPrChange>
              </w:rPr>
            </w:pPr>
            <w:r w:rsidRPr="0075336E">
              <w:rPr>
                <w:b/>
                <w:lang w:val="pt-BR"/>
                <w:rPrChange w:id="27" w:author="Thietbi2007" w:date="2011-03-14T16:56:00Z">
                  <w:rPr>
                    <w:b/>
                    <w:color w:val="000000"/>
                    <w:lang w:val="pt-BR"/>
                  </w:rPr>
                </w:rPrChange>
              </w:rPr>
              <w:t>CỘNG HOÀ XÃ HỘI CHỦ NGHĨA VIỆT NAM</w:t>
            </w:r>
          </w:p>
          <w:p w14:paraId="504B858D" w14:textId="77777777" w:rsidR="00994366" w:rsidRPr="0075336E" w:rsidRDefault="00193A99" w:rsidP="00AB5911">
            <w:pPr>
              <w:jc w:val="center"/>
              <w:rPr>
                <w:b/>
                <w:sz w:val="26"/>
                <w:szCs w:val="26"/>
                <w:lang w:val="pt-BR"/>
                <w:rPrChange w:id="28" w:author="Thietbi2007" w:date="2011-03-14T16:56:00Z">
                  <w:rPr>
                    <w:b/>
                    <w:color w:val="000000"/>
                    <w:sz w:val="26"/>
                    <w:szCs w:val="26"/>
                    <w:lang w:val="pt-BR"/>
                  </w:rPr>
                </w:rPrChange>
              </w:rPr>
            </w:pPr>
            <w:r w:rsidRPr="0075336E">
              <w:rPr>
                <w:b/>
                <w:noProof/>
                <w:sz w:val="26"/>
                <w:szCs w:val="26"/>
                <w:lang w:eastAsia="ko-KR"/>
                <w:rPrChange w:id="29" w:author="Thietbi2007" w:date="2011-03-14T16:56:00Z">
                  <w:rPr>
                    <w:b/>
                    <w:noProof/>
                    <w:color w:val="000000"/>
                    <w:sz w:val="26"/>
                    <w:szCs w:val="26"/>
                    <w:lang w:eastAsia="ko-KR"/>
                  </w:rPr>
                </w:rPrChange>
              </w:rPr>
              <w:pict w14:anchorId="3314A822">
                <v:line id="_x0000_s1083" style="position:absolute;left:0;text-align:left;z-index:251657728" from="68.5pt,18.1pt" to="217.75pt,18.1pt"/>
              </w:pict>
            </w:r>
            <w:r w:rsidR="00994366" w:rsidRPr="0075336E">
              <w:rPr>
                <w:b/>
                <w:sz w:val="26"/>
                <w:szCs w:val="26"/>
                <w:lang w:val="pt-BR"/>
                <w:rPrChange w:id="30" w:author="Thietbi2007" w:date="2011-03-14T16:56:00Z">
                  <w:rPr>
                    <w:b/>
                    <w:color w:val="000000"/>
                    <w:sz w:val="26"/>
                    <w:szCs w:val="26"/>
                    <w:lang w:val="pt-BR"/>
                  </w:rPr>
                </w:rPrChange>
              </w:rPr>
              <w:t>Độc lập - Tự do - Hạnh phúc</w:t>
            </w:r>
          </w:p>
        </w:tc>
      </w:tr>
      <w:tr w:rsidR="00994366" w:rsidRPr="00213DC0" w14:paraId="0192F1CC" w14:textId="77777777" w:rsidTr="00EC0869">
        <w:tblPrEx>
          <w:tblCellMar>
            <w:top w:w="0" w:type="dxa"/>
            <w:bottom w:w="0" w:type="dxa"/>
          </w:tblCellMar>
        </w:tblPrEx>
        <w:tc>
          <w:tcPr>
            <w:tcW w:w="4302" w:type="dxa"/>
          </w:tcPr>
          <w:p w14:paraId="08DB16DA" w14:textId="77777777" w:rsidR="00193A99" w:rsidRPr="0075336E" w:rsidRDefault="00193A99" w:rsidP="00AB5911">
            <w:pPr>
              <w:jc w:val="center"/>
              <w:rPr>
                <w:sz w:val="26"/>
                <w:szCs w:val="26"/>
                <w:lang w:val="pt-BR"/>
                <w:rPrChange w:id="31" w:author="Thietbi2007" w:date="2011-03-14T16:56:00Z">
                  <w:rPr>
                    <w:color w:val="000000"/>
                    <w:sz w:val="26"/>
                    <w:szCs w:val="26"/>
                    <w:lang w:val="nl-NL"/>
                  </w:rPr>
                </w:rPrChange>
              </w:rPr>
            </w:pPr>
            <w:r w:rsidRPr="0075336E">
              <w:rPr>
                <w:b/>
                <w:noProof/>
                <w:sz w:val="26"/>
                <w:szCs w:val="26"/>
                <w:lang w:eastAsia="ko-KR"/>
                <w:rPrChange w:id="32" w:author="Thietbi2007" w:date="2011-03-14T16:56:00Z">
                  <w:rPr>
                    <w:b/>
                    <w:noProof/>
                    <w:color w:val="000000"/>
                    <w:sz w:val="26"/>
                    <w:szCs w:val="26"/>
                    <w:lang w:eastAsia="ko-KR"/>
                  </w:rPr>
                </w:rPrChange>
              </w:rPr>
              <w:pict w14:anchorId="3A82F94B">
                <v:line id="_x0000_s1086" style="position:absolute;left:0;text-align:left;z-index:251658752;mso-position-horizontal-relative:text;mso-position-vertical-relative:text" from="55.6pt,3.65pt" to="143.35pt,3.65pt"/>
              </w:pict>
            </w:r>
          </w:p>
          <w:p w14:paraId="58085447" w14:textId="77777777" w:rsidR="00994366" w:rsidRPr="00213DC0" w:rsidRDefault="00994366" w:rsidP="00193A99">
            <w:pPr>
              <w:jc w:val="center"/>
              <w:rPr>
                <w:sz w:val="26"/>
                <w:szCs w:val="26"/>
                <w:lang w:val="pt-BR"/>
                <w:rPrChange w:id="33" w:author="Thietbi2007" w:date="2011-03-15T15:26:00Z">
                  <w:rPr>
                    <w:color w:val="000000"/>
                    <w:sz w:val="26"/>
                    <w:szCs w:val="26"/>
                    <w:lang w:val="nl-NL"/>
                  </w:rPr>
                </w:rPrChange>
              </w:rPr>
            </w:pPr>
            <w:r w:rsidRPr="00213DC0">
              <w:rPr>
                <w:sz w:val="26"/>
                <w:szCs w:val="26"/>
                <w:lang w:val="pt-BR"/>
                <w:rPrChange w:id="34" w:author="Thietbi2007" w:date="2011-03-15T15:26:00Z">
                  <w:rPr>
                    <w:color w:val="000000"/>
                    <w:sz w:val="26"/>
                    <w:szCs w:val="26"/>
                    <w:lang w:val="nl-NL"/>
                  </w:rPr>
                </w:rPrChange>
              </w:rPr>
              <w:t xml:space="preserve">Số: </w:t>
            </w:r>
            <w:del w:id="35" w:author="Thietbi2007" w:date="2011-03-15T15:26:00Z">
              <w:r w:rsidRPr="00213DC0" w:rsidDel="00213DC0">
                <w:rPr>
                  <w:sz w:val="26"/>
                  <w:szCs w:val="26"/>
                  <w:lang w:val="pt-BR"/>
                  <w:rPrChange w:id="36" w:author="Thietbi2007" w:date="2011-03-15T15:26:00Z">
                    <w:rPr>
                      <w:color w:val="000000"/>
                      <w:sz w:val="26"/>
                      <w:szCs w:val="26"/>
                      <w:lang w:val="nl-NL"/>
                    </w:rPr>
                  </w:rPrChange>
                </w:rPr>
                <w:delText xml:space="preserve">…….............….    </w:delText>
              </w:r>
            </w:del>
            <w:ins w:id="37" w:author="Thietbi2007" w:date="2011-03-15T15:26:00Z">
              <w:r w:rsidR="00213DC0" w:rsidRPr="00213DC0">
                <w:rPr>
                  <w:sz w:val="26"/>
                  <w:szCs w:val="26"/>
                  <w:lang w:val="pt-BR"/>
                  <w:rPrChange w:id="38" w:author="Thietbi2007" w:date="2011-03-15T15:26:00Z">
                    <w:rPr>
                      <w:color w:val="000000"/>
                      <w:sz w:val="26"/>
                      <w:szCs w:val="26"/>
                      <w:lang w:val="nl-NL"/>
                    </w:rPr>
                  </w:rPrChange>
                </w:rPr>
                <w:t>……............</w:t>
              </w:r>
              <w:r w:rsidR="00213DC0" w:rsidRPr="00213DC0">
                <w:rPr>
                  <w:sz w:val="26"/>
                  <w:szCs w:val="26"/>
                  <w:lang w:val="pt-BR"/>
                  <w:rPrChange w:id="39" w:author="Thietbi2007" w:date="2011-03-15T15:26:00Z">
                    <w:rPr>
                      <w:sz w:val="26"/>
                      <w:szCs w:val="26"/>
                      <w:lang w:val="nl-NL"/>
                    </w:rPr>
                  </w:rPrChange>
                </w:rPr>
                <w:t>/</w:t>
              </w:r>
              <w:r w:rsidR="00213DC0">
                <w:rPr>
                  <w:sz w:val="26"/>
                  <w:szCs w:val="26"/>
                  <w:lang w:val="pt-BR"/>
                </w:rPr>
                <w:t>TB....</w:t>
              </w:r>
              <w:r w:rsidR="00213DC0" w:rsidRPr="00213DC0">
                <w:rPr>
                  <w:sz w:val="26"/>
                  <w:szCs w:val="26"/>
                  <w:lang w:val="pt-BR"/>
                  <w:rPrChange w:id="40" w:author="Thietbi2007" w:date="2011-03-15T15:26:00Z">
                    <w:rPr>
                      <w:color w:val="000000"/>
                      <w:sz w:val="26"/>
                      <w:szCs w:val="26"/>
                      <w:lang w:val="nl-NL"/>
                    </w:rPr>
                  </w:rPrChange>
                </w:rPr>
                <w:t xml:space="preserve">   </w:t>
              </w:r>
            </w:ins>
          </w:p>
        </w:tc>
        <w:tc>
          <w:tcPr>
            <w:tcW w:w="5940" w:type="dxa"/>
          </w:tcPr>
          <w:p w14:paraId="529612A4" w14:textId="77777777" w:rsidR="00193A99" w:rsidRPr="00213DC0" w:rsidRDefault="00193A99" w:rsidP="00AB5911">
            <w:pPr>
              <w:jc w:val="center"/>
              <w:rPr>
                <w:i/>
                <w:sz w:val="26"/>
                <w:szCs w:val="26"/>
                <w:lang w:val="pt-BR"/>
                <w:rPrChange w:id="41" w:author="Thietbi2007" w:date="2011-03-15T15:26:00Z">
                  <w:rPr>
                    <w:i/>
                    <w:color w:val="000000"/>
                    <w:sz w:val="26"/>
                    <w:szCs w:val="26"/>
                    <w:lang w:val="nl-NL"/>
                  </w:rPr>
                </w:rPrChange>
              </w:rPr>
            </w:pPr>
          </w:p>
          <w:p w14:paraId="6255F82A" w14:textId="77777777" w:rsidR="00994366" w:rsidRPr="00213DC0" w:rsidRDefault="00994366" w:rsidP="00AB5911">
            <w:pPr>
              <w:jc w:val="center"/>
              <w:rPr>
                <w:i/>
                <w:sz w:val="26"/>
                <w:szCs w:val="26"/>
                <w:lang w:val="pt-BR"/>
                <w:rPrChange w:id="42" w:author="Thietbi2007" w:date="2011-03-15T15:26:00Z">
                  <w:rPr>
                    <w:i/>
                    <w:color w:val="000000"/>
                    <w:sz w:val="26"/>
                    <w:szCs w:val="26"/>
                    <w:lang w:val="nl-NL"/>
                  </w:rPr>
                </w:rPrChange>
              </w:rPr>
            </w:pPr>
            <w:r w:rsidRPr="00213DC0">
              <w:rPr>
                <w:i/>
                <w:sz w:val="26"/>
                <w:szCs w:val="26"/>
                <w:lang w:val="pt-BR"/>
                <w:rPrChange w:id="43" w:author="Thietbi2007" w:date="2011-03-15T15:26:00Z">
                  <w:rPr>
                    <w:i/>
                    <w:color w:val="000000"/>
                    <w:sz w:val="26"/>
                    <w:szCs w:val="26"/>
                    <w:lang w:val="nl-NL"/>
                  </w:rPr>
                </w:rPrChange>
              </w:rPr>
              <w:t>............, ngày..........tháng ........năm ......</w:t>
            </w:r>
          </w:p>
          <w:p w14:paraId="171E5441" w14:textId="77777777" w:rsidR="00994366" w:rsidRPr="00213DC0" w:rsidRDefault="00994366" w:rsidP="00193A99">
            <w:pPr>
              <w:rPr>
                <w:i/>
                <w:sz w:val="26"/>
                <w:szCs w:val="26"/>
                <w:lang w:val="pt-BR"/>
                <w:rPrChange w:id="44" w:author="Thietbi2007" w:date="2011-03-15T15:26:00Z">
                  <w:rPr>
                    <w:i/>
                    <w:color w:val="000000"/>
                    <w:sz w:val="26"/>
                    <w:szCs w:val="26"/>
                    <w:lang w:val="nl-NL"/>
                  </w:rPr>
                </w:rPrChange>
              </w:rPr>
            </w:pPr>
          </w:p>
        </w:tc>
      </w:tr>
    </w:tbl>
    <w:p w14:paraId="7D52CAB7" w14:textId="77777777" w:rsidR="00994366" w:rsidRPr="00213DC0" w:rsidRDefault="00994366" w:rsidP="00994366">
      <w:pPr>
        <w:jc w:val="center"/>
        <w:rPr>
          <w:b/>
          <w:sz w:val="28"/>
          <w:szCs w:val="28"/>
          <w:lang w:val="pt-BR"/>
          <w:rPrChange w:id="45" w:author="Thietbi2007" w:date="2011-03-15T15:26:00Z">
            <w:rPr>
              <w:b/>
              <w:sz w:val="28"/>
              <w:szCs w:val="28"/>
              <w:lang w:val="nl-NL"/>
            </w:rPr>
          </w:rPrChange>
        </w:rPr>
      </w:pPr>
      <w:r w:rsidRPr="00213DC0">
        <w:rPr>
          <w:b/>
          <w:sz w:val="28"/>
          <w:szCs w:val="28"/>
          <w:lang w:val="pt-BR"/>
          <w:rPrChange w:id="46" w:author="Thietbi2007" w:date="2011-03-15T15:26:00Z">
            <w:rPr>
              <w:b/>
              <w:sz w:val="28"/>
              <w:szCs w:val="28"/>
              <w:lang w:val="nl-NL"/>
            </w:rPr>
          </w:rPrChange>
        </w:rPr>
        <w:t>THÔNG BÁO NỘP LỆ PHÍ TRƯỚC BẠ NHÀ, ĐẤT</w:t>
      </w:r>
    </w:p>
    <w:p w14:paraId="6C37C3BE" w14:textId="77777777" w:rsidR="00994366" w:rsidRPr="00213DC0" w:rsidRDefault="00994366" w:rsidP="00994366">
      <w:pPr>
        <w:jc w:val="center"/>
        <w:rPr>
          <w:lang w:val="pt-BR"/>
          <w:rPrChange w:id="47" w:author="Thietbi2007" w:date="2011-03-15T15:26:00Z">
            <w:rPr>
              <w:lang w:val="nl-NL"/>
            </w:rPr>
          </w:rPrChange>
        </w:rPr>
      </w:pPr>
    </w:p>
    <w:p w14:paraId="325D3FBE" w14:textId="77777777" w:rsidR="000E5AE1" w:rsidRPr="0075336E" w:rsidRDefault="00994366" w:rsidP="00CA7978">
      <w:pPr>
        <w:ind w:firstLine="720"/>
        <w:jc w:val="both"/>
        <w:rPr>
          <w:sz w:val="26"/>
          <w:szCs w:val="26"/>
          <w:lang w:val="nl-NL"/>
        </w:rPr>
      </w:pPr>
      <w:r w:rsidRPr="00213DC0">
        <w:rPr>
          <w:sz w:val="26"/>
          <w:szCs w:val="26"/>
          <w:lang w:val="pt-BR"/>
          <w:rPrChange w:id="48" w:author="Thietbi2007" w:date="2011-03-15T15:26:00Z">
            <w:rPr>
              <w:sz w:val="26"/>
              <w:szCs w:val="26"/>
              <w:lang w:val="nl-NL"/>
            </w:rPr>
          </w:rPrChange>
        </w:rPr>
        <w:t xml:space="preserve">Căn cứ </w:t>
      </w:r>
      <w:r w:rsidR="00B40B0C" w:rsidRPr="00213DC0">
        <w:rPr>
          <w:sz w:val="26"/>
          <w:szCs w:val="26"/>
          <w:lang w:val="pt-BR"/>
          <w:rPrChange w:id="49" w:author="Thietbi2007" w:date="2011-03-15T15:26:00Z">
            <w:rPr>
              <w:sz w:val="26"/>
              <w:szCs w:val="26"/>
              <w:lang w:val="nl-NL"/>
            </w:rPr>
          </w:rPrChange>
        </w:rPr>
        <w:t>hồ sơ và P</w:t>
      </w:r>
      <w:ins w:id="50" w:author="duckams" w:date="2011-03-05T10:26:00Z">
        <w:r w:rsidR="00942B51" w:rsidRPr="00213DC0">
          <w:rPr>
            <w:sz w:val="26"/>
            <w:szCs w:val="26"/>
            <w:lang w:val="pt-BR"/>
            <w:rPrChange w:id="51" w:author="Thietbi2007" w:date="2011-03-15T15:26:00Z">
              <w:rPr>
                <w:sz w:val="26"/>
                <w:szCs w:val="26"/>
                <w:lang w:val="nl-NL"/>
              </w:rPr>
            </w:rPrChange>
          </w:rPr>
          <w:t>h</w:t>
        </w:r>
      </w:ins>
      <w:del w:id="52" w:author="duckams" w:date="2011-03-05T10:26:00Z">
        <w:r w:rsidR="00B40B0C" w:rsidRPr="00213DC0" w:rsidDel="00942B51">
          <w:rPr>
            <w:sz w:val="26"/>
            <w:szCs w:val="26"/>
            <w:lang w:val="pt-BR"/>
            <w:rPrChange w:id="53" w:author="Thietbi2007" w:date="2011-03-15T15:26:00Z">
              <w:rPr>
                <w:sz w:val="26"/>
                <w:szCs w:val="26"/>
                <w:lang w:val="nl-NL"/>
              </w:rPr>
            </w:rPrChange>
          </w:rPr>
          <w:delText>h</w:delText>
        </w:r>
      </w:del>
      <w:r w:rsidR="00B40B0C" w:rsidRPr="00213DC0">
        <w:rPr>
          <w:sz w:val="26"/>
          <w:szCs w:val="26"/>
          <w:lang w:val="pt-BR"/>
          <w:rPrChange w:id="54" w:author="Thietbi2007" w:date="2011-03-15T15:26:00Z">
            <w:rPr>
              <w:sz w:val="26"/>
              <w:szCs w:val="26"/>
              <w:lang w:val="nl-NL"/>
            </w:rPr>
          </w:rPrChange>
        </w:rPr>
        <w:t>iếu chuyển t</w:t>
      </w:r>
      <w:r w:rsidR="00B40B0C" w:rsidRPr="0075336E">
        <w:rPr>
          <w:sz w:val="26"/>
          <w:szCs w:val="26"/>
          <w:lang w:val="nl-NL"/>
        </w:rPr>
        <w:t xml:space="preserve">hông tin địa chính để xác định nghĩa vụ tài chính </w:t>
      </w:r>
      <w:r w:rsidR="00DC0E54" w:rsidRPr="0075336E">
        <w:rPr>
          <w:sz w:val="26"/>
          <w:szCs w:val="26"/>
          <w:lang w:val="nl-NL"/>
        </w:rPr>
        <w:t>s</w:t>
      </w:r>
      <w:r w:rsidR="00B40B0C" w:rsidRPr="0075336E">
        <w:rPr>
          <w:sz w:val="26"/>
          <w:szCs w:val="26"/>
          <w:lang w:val="nl-NL"/>
        </w:rPr>
        <w:t>ố………../ VPĐK ngày….tháng.......năm 20</w:t>
      </w:r>
      <w:ins w:id="55" w:author="Thietbi2007" w:date="2011-03-15T14:29:00Z">
        <w:r w:rsidR="00E42431">
          <w:rPr>
            <w:sz w:val="26"/>
            <w:szCs w:val="26"/>
            <w:lang w:val="nl-NL"/>
          </w:rPr>
          <w:t>1</w:t>
        </w:r>
      </w:ins>
      <w:del w:id="56" w:author="Thietbi2007" w:date="2011-03-15T14:29:00Z">
        <w:r w:rsidR="00B40B0C" w:rsidRPr="0075336E" w:rsidDel="00E42431">
          <w:rPr>
            <w:sz w:val="26"/>
            <w:szCs w:val="26"/>
            <w:lang w:val="nl-NL"/>
          </w:rPr>
          <w:delText>0</w:delText>
        </w:r>
      </w:del>
      <w:r w:rsidR="00B40B0C" w:rsidRPr="0075336E">
        <w:rPr>
          <w:sz w:val="26"/>
          <w:szCs w:val="26"/>
          <w:lang w:val="nl-NL"/>
        </w:rPr>
        <w:t>… của Văn phòng đăng ký quyền sử dụng đất …</w:t>
      </w:r>
      <w:r w:rsidRPr="0075336E">
        <w:rPr>
          <w:sz w:val="26"/>
          <w:szCs w:val="26"/>
          <w:lang w:val="nl-NL"/>
        </w:rPr>
        <w:t>........</w:t>
      </w:r>
      <w:r w:rsidR="00B40B0C" w:rsidRPr="0075336E">
        <w:rPr>
          <w:sz w:val="26"/>
          <w:szCs w:val="26"/>
          <w:lang w:val="nl-NL"/>
        </w:rPr>
        <w:t>…………</w:t>
      </w:r>
      <w:r w:rsidRPr="0075336E">
        <w:rPr>
          <w:sz w:val="26"/>
          <w:szCs w:val="26"/>
          <w:lang w:val="nl-NL"/>
        </w:rPr>
        <w:t>,</w:t>
      </w:r>
      <w:r w:rsidR="00B40B0C" w:rsidRPr="0075336E">
        <w:rPr>
          <w:sz w:val="26"/>
          <w:szCs w:val="26"/>
          <w:lang w:val="nl-NL"/>
        </w:rPr>
        <w:t xml:space="preserve"> </w:t>
      </w:r>
      <w:r w:rsidR="00435016" w:rsidRPr="0075336E">
        <w:rPr>
          <w:sz w:val="26"/>
          <w:szCs w:val="26"/>
          <w:lang w:val="nl-NL"/>
          <w:rPrChange w:id="57" w:author="Thietbi2007" w:date="2011-03-14T16:56:00Z">
            <w:rPr>
              <w:color w:val="FF0000"/>
              <w:sz w:val="26"/>
              <w:szCs w:val="26"/>
              <w:lang w:val="nl-NL"/>
            </w:rPr>
          </w:rPrChange>
        </w:rPr>
        <w:t>hoặc căn cứ hồ sơ của người nộp lệ phí trước bạ</w:t>
      </w:r>
      <w:r w:rsidR="00435016" w:rsidRPr="0075336E">
        <w:rPr>
          <w:i/>
          <w:sz w:val="26"/>
          <w:szCs w:val="26"/>
          <w:lang w:val="nl-NL"/>
          <w:rPrChange w:id="58" w:author="Thietbi2007" w:date="2011-03-14T16:56:00Z">
            <w:rPr>
              <w:i/>
              <w:color w:val="FF0000"/>
              <w:sz w:val="26"/>
              <w:szCs w:val="26"/>
              <w:lang w:val="nl-NL"/>
            </w:rPr>
          </w:rPrChange>
        </w:rPr>
        <w:t>,</w:t>
      </w:r>
      <w:r w:rsidR="00435016" w:rsidRPr="0075336E">
        <w:rPr>
          <w:sz w:val="26"/>
          <w:szCs w:val="26"/>
          <w:lang w:val="nl-NL"/>
        </w:rPr>
        <w:t xml:space="preserve"> </w:t>
      </w:r>
      <w:r w:rsidR="00B40B0C" w:rsidRPr="0075336E">
        <w:rPr>
          <w:sz w:val="26"/>
          <w:szCs w:val="26"/>
          <w:lang w:val="nl-NL"/>
        </w:rPr>
        <w:t xml:space="preserve">cơ quan </w:t>
      </w:r>
      <w:r w:rsidRPr="0075336E">
        <w:rPr>
          <w:sz w:val="26"/>
          <w:szCs w:val="26"/>
          <w:lang w:val="nl-NL"/>
        </w:rPr>
        <w:t>t</w:t>
      </w:r>
      <w:r w:rsidR="00B40B0C" w:rsidRPr="0075336E">
        <w:rPr>
          <w:sz w:val="26"/>
          <w:szCs w:val="26"/>
          <w:lang w:val="nl-NL"/>
        </w:rPr>
        <w:t>huế</w:t>
      </w:r>
      <w:r w:rsidRPr="0075336E">
        <w:rPr>
          <w:sz w:val="26"/>
          <w:szCs w:val="26"/>
          <w:lang w:val="nl-NL"/>
        </w:rPr>
        <w:t>.............................</w:t>
      </w:r>
      <w:r w:rsidR="00B40B0C" w:rsidRPr="0075336E">
        <w:rPr>
          <w:sz w:val="26"/>
          <w:szCs w:val="26"/>
          <w:lang w:val="nl-NL"/>
        </w:rPr>
        <w:t xml:space="preserve"> thông báo nộp lệ phí trước bạ nhà đất như sau:</w:t>
      </w:r>
    </w:p>
    <w:p w14:paraId="3E632F45" w14:textId="77777777" w:rsidR="000E5AE1" w:rsidRPr="0075336E" w:rsidRDefault="000E5AE1" w:rsidP="00CA7978">
      <w:pPr>
        <w:jc w:val="both"/>
        <w:rPr>
          <w:b/>
          <w:sz w:val="26"/>
          <w:szCs w:val="26"/>
          <w:lang w:val="nl-NL"/>
        </w:rPr>
      </w:pPr>
      <w:r w:rsidRPr="0075336E">
        <w:rPr>
          <w:b/>
          <w:sz w:val="26"/>
          <w:szCs w:val="26"/>
          <w:lang w:val="nl-NL"/>
        </w:rPr>
        <w:t>I. ĐỊNH DANH VỀ NGƯỜI NỘP THUẾ</w:t>
      </w:r>
      <w:r w:rsidR="00A80B19" w:rsidRPr="0075336E">
        <w:rPr>
          <w:b/>
          <w:sz w:val="26"/>
          <w:szCs w:val="26"/>
          <w:lang w:val="nl-NL"/>
        </w:rPr>
        <w:t>:</w:t>
      </w:r>
    </w:p>
    <w:p w14:paraId="7E193C56" w14:textId="77777777" w:rsidR="004A1672" w:rsidRPr="00701F11" w:rsidRDefault="00D115BF" w:rsidP="00CA7978">
      <w:pPr>
        <w:tabs>
          <w:tab w:val="left" w:leader="dot" w:pos="9648"/>
          <w:tab w:val="left" w:leader="dot" w:pos="10080"/>
        </w:tabs>
        <w:rPr>
          <w:ins w:id="59" w:author="Thietbi2007" w:date="2011-03-07T09:47:00Z"/>
          <w:b/>
          <w:sz w:val="26"/>
          <w:szCs w:val="26"/>
          <w:lang w:val="nl-NL"/>
          <w:rPrChange w:id="60" w:author="Thietbi2007" w:date="2011-03-15T11:03:00Z">
            <w:rPr>
              <w:ins w:id="61" w:author="Thietbi2007" w:date="2011-03-07T09:47:00Z"/>
              <w:sz w:val="26"/>
              <w:szCs w:val="26"/>
              <w:lang w:val="nl-NL"/>
            </w:rPr>
          </w:rPrChange>
        </w:rPr>
      </w:pPr>
      <w:r w:rsidRPr="00701F11">
        <w:rPr>
          <w:b/>
          <w:sz w:val="26"/>
          <w:szCs w:val="26"/>
          <w:lang w:val="nl-NL"/>
          <w:rPrChange w:id="62" w:author="Thietbi2007" w:date="2011-03-15T11:03:00Z">
            <w:rPr>
              <w:sz w:val="26"/>
              <w:szCs w:val="26"/>
              <w:lang w:val="nl-NL"/>
            </w:rPr>
          </w:rPrChange>
        </w:rPr>
        <w:t>1.</w:t>
      </w:r>
      <w:r w:rsidR="00B40B0C" w:rsidRPr="00701F11">
        <w:rPr>
          <w:b/>
          <w:sz w:val="26"/>
          <w:szCs w:val="26"/>
          <w:lang w:val="nl-NL"/>
          <w:rPrChange w:id="63" w:author="Thietbi2007" w:date="2011-03-15T11:03:00Z">
            <w:rPr>
              <w:sz w:val="26"/>
              <w:szCs w:val="26"/>
              <w:lang w:val="nl-NL"/>
            </w:rPr>
          </w:rPrChange>
        </w:rPr>
        <w:t>Tên chủ tài sản:</w:t>
      </w:r>
      <w:r w:rsidR="0010303E" w:rsidRPr="00701F11">
        <w:rPr>
          <w:b/>
          <w:sz w:val="26"/>
          <w:szCs w:val="26"/>
          <w:lang w:val="nl-NL"/>
          <w:rPrChange w:id="64" w:author="Thietbi2007" w:date="2011-03-15T11:03:00Z">
            <w:rPr>
              <w:sz w:val="26"/>
              <w:szCs w:val="26"/>
              <w:lang w:val="nl-NL"/>
            </w:rPr>
          </w:rPrChange>
        </w:rPr>
        <w:t xml:space="preserve"> </w:t>
      </w:r>
      <w:r w:rsidR="00DC0E54" w:rsidRPr="00AE3373">
        <w:rPr>
          <w:sz w:val="26"/>
          <w:szCs w:val="26"/>
          <w:lang w:val="nl-NL"/>
        </w:rPr>
        <w:tab/>
      </w:r>
      <w:r w:rsidR="00B40B0C" w:rsidRPr="00701F11">
        <w:rPr>
          <w:b/>
          <w:sz w:val="26"/>
          <w:szCs w:val="26"/>
          <w:lang w:val="nl-NL"/>
          <w:rPrChange w:id="65" w:author="Thietbi2007" w:date="2011-03-15T11:03:00Z">
            <w:rPr>
              <w:sz w:val="26"/>
              <w:szCs w:val="26"/>
              <w:lang w:val="nl-NL"/>
            </w:rPr>
          </w:rPrChange>
        </w:rPr>
        <w:t xml:space="preserve">   </w:t>
      </w:r>
    </w:p>
    <w:p w14:paraId="292C9A04" w14:textId="77777777" w:rsidR="00B40B0C" w:rsidRPr="0075336E" w:rsidRDefault="004A1672" w:rsidP="00CA7978">
      <w:pPr>
        <w:numPr>
          <w:ins w:id="66" w:author="Thietbi2007" w:date="2011-03-07T09:47:00Z"/>
        </w:numPr>
        <w:tabs>
          <w:tab w:val="left" w:leader="dot" w:pos="9648"/>
          <w:tab w:val="left" w:leader="dot" w:pos="10080"/>
        </w:tabs>
        <w:rPr>
          <w:sz w:val="26"/>
          <w:szCs w:val="26"/>
          <w:lang w:val="nl-NL"/>
        </w:rPr>
      </w:pPr>
      <w:ins w:id="67" w:author="Thietbi2007" w:date="2011-03-07T09:48:00Z">
        <w:r w:rsidRPr="00701F11">
          <w:rPr>
            <w:b/>
            <w:sz w:val="26"/>
            <w:szCs w:val="26"/>
            <w:lang w:val="nl-NL"/>
            <w:rPrChange w:id="68" w:author="Thietbi2007" w:date="2011-03-15T11:03:00Z">
              <w:rPr>
                <w:sz w:val="26"/>
                <w:szCs w:val="26"/>
                <w:lang w:val="nl-NL"/>
              </w:rPr>
            </w:rPrChange>
          </w:rPr>
          <w:t>2</w:t>
        </w:r>
      </w:ins>
      <w:ins w:id="69" w:author="Thietbi2007" w:date="2011-03-07T09:47:00Z">
        <w:r w:rsidRPr="00701F11">
          <w:rPr>
            <w:b/>
            <w:sz w:val="26"/>
            <w:szCs w:val="26"/>
            <w:lang w:val="nl-NL"/>
            <w:rPrChange w:id="70" w:author="Thietbi2007" w:date="2011-03-15T11:03:00Z">
              <w:rPr>
                <w:sz w:val="26"/>
                <w:szCs w:val="26"/>
                <w:lang w:val="nl-NL"/>
              </w:rPr>
            </w:rPrChange>
          </w:rPr>
          <w:t>. Mã số thuế</w:t>
        </w:r>
        <w:r w:rsidRPr="0075336E">
          <w:rPr>
            <w:sz w:val="26"/>
            <w:szCs w:val="26"/>
            <w:lang w:val="nl-NL"/>
          </w:rPr>
          <w:t xml:space="preserve"> (nếu có):</w:t>
        </w:r>
      </w:ins>
      <w:r w:rsidR="00B40B0C" w:rsidRPr="0075336E">
        <w:rPr>
          <w:sz w:val="26"/>
          <w:szCs w:val="26"/>
          <w:lang w:val="nl-NL"/>
        </w:rPr>
        <w:t xml:space="preserve"> </w:t>
      </w:r>
      <w:ins w:id="71" w:author="Thietbi2007" w:date="2011-03-15T14:36:00Z">
        <w:r w:rsidR="00837AF7">
          <w:rPr>
            <w:sz w:val="26"/>
            <w:szCs w:val="26"/>
            <w:lang w:val="nl-NL"/>
          </w:rPr>
          <w:t>............................................................................................................</w:t>
        </w:r>
      </w:ins>
      <w:del w:id="72" w:author="Thietbi2007" w:date="2011-03-15T14:36:00Z">
        <w:r w:rsidR="00B40B0C" w:rsidRPr="0075336E" w:rsidDel="00837AF7">
          <w:rPr>
            <w:sz w:val="26"/>
            <w:szCs w:val="26"/>
            <w:lang w:val="nl-NL"/>
          </w:rPr>
          <w:delText xml:space="preserve">  </w:delText>
        </w:r>
      </w:del>
      <w:r w:rsidR="00B40B0C" w:rsidRPr="0075336E">
        <w:rPr>
          <w:sz w:val="26"/>
          <w:szCs w:val="26"/>
          <w:lang w:val="nl-NL"/>
        </w:rPr>
        <w:t xml:space="preserve">         </w:t>
      </w:r>
    </w:p>
    <w:p w14:paraId="2F1D5F26" w14:textId="77777777" w:rsidR="00B40B0C" w:rsidRDefault="00D115BF" w:rsidP="00CA7978">
      <w:pPr>
        <w:tabs>
          <w:tab w:val="left" w:leader="dot" w:pos="9648"/>
          <w:tab w:val="left" w:leader="dot" w:pos="10080"/>
        </w:tabs>
        <w:rPr>
          <w:ins w:id="73" w:author="Thietbi2007" w:date="2011-03-15T15:25:00Z"/>
          <w:sz w:val="26"/>
          <w:szCs w:val="26"/>
          <w:lang w:val="nl-NL"/>
        </w:rPr>
      </w:pPr>
      <w:del w:id="74" w:author="Thietbi2007" w:date="2011-03-07T09:48:00Z">
        <w:r w:rsidRPr="0075336E" w:rsidDel="004A1672">
          <w:rPr>
            <w:sz w:val="26"/>
            <w:szCs w:val="26"/>
            <w:lang w:val="nl-NL"/>
          </w:rPr>
          <w:delText>2</w:delText>
        </w:r>
      </w:del>
      <w:ins w:id="75" w:author="Thietbi2007" w:date="2011-03-07T09:48:00Z">
        <w:r w:rsidR="004A1672" w:rsidRPr="0075336E">
          <w:rPr>
            <w:sz w:val="26"/>
            <w:szCs w:val="26"/>
            <w:lang w:val="nl-NL"/>
          </w:rPr>
          <w:t>3</w:t>
        </w:r>
      </w:ins>
      <w:r w:rsidRPr="0075336E">
        <w:rPr>
          <w:sz w:val="26"/>
          <w:szCs w:val="26"/>
          <w:lang w:val="nl-NL"/>
        </w:rPr>
        <w:t>.</w:t>
      </w:r>
      <w:r w:rsidR="00667762" w:rsidRPr="0075336E">
        <w:rPr>
          <w:sz w:val="26"/>
          <w:szCs w:val="26"/>
          <w:lang w:val="nl-NL"/>
        </w:rPr>
        <w:t xml:space="preserve"> </w:t>
      </w:r>
      <w:r w:rsidR="00B40B0C" w:rsidRPr="0075336E">
        <w:rPr>
          <w:sz w:val="26"/>
          <w:szCs w:val="26"/>
          <w:lang w:val="nl-NL"/>
        </w:rPr>
        <w:t>Địa chỉ gửi thông báo nộp tiền LPTB:</w:t>
      </w:r>
      <w:r w:rsidR="0010303E" w:rsidRPr="0075336E">
        <w:rPr>
          <w:sz w:val="26"/>
          <w:szCs w:val="26"/>
          <w:lang w:val="nl-NL"/>
        </w:rPr>
        <w:t xml:space="preserve"> </w:t>
      </w:r>
      <w:r w:rsidR="00DC0E54" w:rsidRPr="0075336E">
        <w:rPr>
          <w:sz w:val="26"/>
          <w:szCs w:val="26"/>
          <w:lang w:val="nl-NL"/>
        </w:rPr>
        <w:tab/>
      </w:r>
    </w:p>
    <w:p w14:paraId="14D80A87" w14:textId="77777777" w:rsidR="008F6426" w:rsidRDefault="008F6426" w:rsidP="008F6426">
      <w:pPr>
        <w:numPr>
          <w:ins w:id="76" w:author="Thietbi2007" w:date="2011-03-15T15:25:00Z"/>
        </w:numPr>
        <w:tabs>
          <w:tab w:val="left" w:leader="dot" w:pos="9648"/>
          <w:tab w:val="left" w:leader="dot" w:pos="10080"/>
        </w:tabs>
        <w:rPr>
          <w:ins w:id="77" w:author="Thietbi2007" w:date="2011-03-15T15:25:00Z"/>
          <w:sz w:val="26"/>
          <w:szCs w:val="26"/>
          <w:lang w:val="nl-NL"/>
        </w:rPr>
      </w:pPr>
      <w:ins w:id="78" w:author="Thietbi2007" w:date="2011-03-15T15:25:00Z">
        <w:r>
          <w:rPr>
            <w:b/>
            <w:sz w:val="26"/>
            <w:szCs w:val="26"/>
            <w:lang w:val="nl-NL"/>
          </w:rPr>
          <w:t>4.</w:t>
        </w:r>
        <w:r w:rsidRPr="00901550">
          <w:rPr>
            <w:b/>
            <w:sz w:val="26"/>
            <w:szCs w:val="26"/>
            <w:lang w:val="nl-NL"/>
          </w:rPr>
          <w:t xml:space="preserve"> Đại lý thuế </w:t>
        </w:r>
        <w:r w:rsidRPr="00901550">
          <w:rPr>
            <w:b/>
            <w:sz w:val="20"/>
            <w:szCs w:val="22"/>
            <w:lang w:val="nl-NL"/>
          </w:rPr>
          <w:t>(nếu có)</w:t>
        </w:r>
        <w:r w:rsidRPr="00901550">
          <w:rPr>
            <w:b/>
            <w:sz w:val="26"/>
            <w:szCs w:val="26"/>
            <w:lang w:val="nl-NL"/>
          </w:rPr>
          <w:t xml:space="preserve"> :</w:t>
        </w:r>
        <w:r w:rsidRPr="0075336E">
          <w:rPr>
            <w:sz w:val="26"/>
            <w:szCs w:val="26"/>
            <w:lang w:val="nl-NL"/>
          </w:rPr>
          <w:t xml:space="preserve"> </w:t>
        </w:r>
        <w:r w:rsidRPr="0075336E">
          <w:rPr>
            <w:sz w:val="26"/>
            <w:szCs w:val="26"/>
            <w:lang w:val="nl-NL"/>
          </w:rPr>
          <w:tab/>
        </w:r>
      </w:ins>
    </w:p>
    <w:p w14:paraId="3F1888BA" w14:textId="77777777" w:rsidR="008F6426" w:rsidRDefault="008F6426" w:rsidP="008F6426">
      <w:pPr>
        <w:numPr>
          <w:ins w:id="79" w:author="Thietbi2007" w:date="2011-03-15T15:25:00Z"/>
        </w:numPr>
        <w:tabs>
          <w:tab w:val="left" w:leader="dot" w:pos="9648"/>
          <w:tab w:val="left" w:leader="dot" w:pos="10080"/>
        </w:tabs>
        <w:rPr>
          <w:ins w:id="80" w:author="Thietbi2007" w:date="2011-03-15T15:25:00Z"/>
          <w:sz w:val="26"/>
          <w:szCs w:val="26"/>
          <w:lang w:val="nl-NL"/>
        </w:rPr>
      </w:pPr>
      <w:ins w:id="81" w:author="Thietbi2007" w:date="2011-03-15T15:25:00Z">
        <w:r>
          <w:rPr>
            <w:b/>
            <w:sz w:val="26"/>
            <w:szCs w:val="26"/>
            <w:lang w:val="nl-NL"/>
          </w:rPr>
          <w:t xml:space="preserve">5. </w:t>
        </w:r>
        <w:r w:rsidRPr="00901550">
          <w:rPr>
            <w:b/>
            <w:sz w:val="26"/>
            <w:szCs w:val="26"/>
            <w:lang w:val="nl-NL"/>
          </w:rPr>
          <w:t xml:space="preserve">Mã số thuế: </w:t>
        </w:r>
        <w:r w:rsidRPr="0075336E">
          <w:rPr>
            <w:sz w:val="26"/>
            <w:szCs w:val="26"/>
            <w:lang w:val="nl-NL"/>
          </w:rPr>
          <w:t xml:space="preserve">: </w:t>
        </w:r>
        <w:r w:rsidRPr="0075336E">
          <w:rPr>
            <w:sz w:val="26"/>
            <w:szCs w:val="26"/>
            <w:lang w:val="nl-NL"/>
          </w:rPr>
          <w:tab/>
        </w:r>
      </w:ins>
    </w:p>
    <w:p w14:paraId="2B421D71" w14:textId="77777777" w:rsidR="008F6426" w:rsidRDefault="008F6426" w:rsidP="008F6426">
      <w:pPr>
        <w:numPr>
          <w:ins w:id="82" w:author="Thietbi2007" w:date="2011-03-15T15:25:00Z"/>
        </w:numPr>
        <w:tabs>
          <w:tab w:val="left" w:leader="dot" w:pos="9648"/>
          <w:tab w:val="left" w:leader="dot" w:pos="10080"/>
        </w:tabs>
        <w:rPr>
          <w:ins w:id="83" w:author="Thietbi2007" w:date="2011-03-15T15:25:00Z"/>
          <w:sz w:val="26"/>
          <w:szCs w:val="26"/>
          <w:lang w:val="nl-NL"/>
        </w:rPr>
      </w:pPr>
      <w:ins w:id="84" w:author="Thietbi2007" w:date="2011-03-15T15:25:00Z">
        <w:r>
          <w:rPr>
            <w:sz w:val="26"/>
            <w:szCs w:val="26"/>
            <w:lang w:val="nl-NL"/>
          </w:rPr>
          <w:t xml:space="preserve">6. </w:t>
        </w:r>
        <w:r w:rsidRPr="00930DFB">
          <w:rPr>
            <w:sz w:val="26"/>
            <w:szCs w:val="26"/>
            <w:lang w:val="nl-NL"/>
          </w:rPr>
          <w:t xml:space="preserve"> Địa chỉ:  .</w:t>
        </w:r>
        <w:r w:rsidRPr="0075336E">
          <w:rPr>
            <w:sz w:val="26"/>
            <w:szCs w:val="26"/>
            <w:lang w:val="nl-NL"/>
          </w:rPr>
          <w:t xml:space="preserve">: </w:t>
        </w:r>
        <w:r w:rsidRPr="0075336E">
          <w:rPr>
            <w:sz w:val="26"/>
            <w:szCs w:val="26"/>
            <w:lang w:val="nl-NL"/>
          </w:rPr>
          <w:tab/>
        </w:r>
      </w:ins>
    </w:p>
    <w:p w14:paraId="227031AC" w14:textId="77777777" w:rsidR="004F5520" w:rsidRPr="0075336E" w:rsidDel="004F5520" w:rsidRDefault="004F5520" w:rsidP="004F5520">
      <w:pPr>
        <w:numPr>
          <w:ins w:id="85" w:author="Thietbi2007" w:date="2011-03-15T14:28:00Z"/>
        </w:numPr>
        <w:tabs>
          <w:tab w:val="left" w:leader="dot" w:pos="9648"/>
          <w:tab w:val="left" w:leader="dot" w:pos="10080"/>
        </w:tabs>
        <w:rPr>
          <w:del w:id="86" w:author="Thietbi2007" w:date="2011-03-15T14:28:00Z"/>
          <w:sz w:val="26"/>
          <w:szCs w:val="26"/>
          <w:lang w:val="nl-NL"/>
        </w:rPr>
      </w:pPr>
    </w:p>
    <w:p w14:paraId="452E611C" w14:textId="77777777" w:rsidR="00D115BF" w:rsidRPr="0075336E" w:rsidRDefault="00D115BF" w:rsidP="00CA7978">
      <w:pPr>
        <w:tabs>
          <w:tab w:val="left" w:leader="dot" w:pos="9648"/>
          <w:tab w:val="left" w:leader="dot" w:pos="10080"/>
        </w:tabs>
        <w:rPr>
          <w:b/>
          <w:sz w:val="26"/>
          <w:szCs w:val="26"/>
          <w:lang w:val="nl-NL"/>
        </w:rPr>
      </w:pPr>
      <w:r w:rsidRPr="0075336E">
        <w:rPr>
          <w:b/>
          <w:sz w:val="26"/>
          <w:szCs w:val="26"/>
          <w:lang w:val="nl-NL"/>
        </w:rPr>
        <w:t>II. ĐẶC ĐIỂM TÀI SẢN</w:t>
      </w:r>
    </w:p>
    <w:p w14:paraId="1F504FE8" w14:textId="77777777" w:rsidR="00B40B0C" w:rsidRPr="0075336E" w:rsidRDefault="00D115BF" w:rsidP="00CA7978">
      <w:pPr>
        <w:tabs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87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88" w:author="Thietbi2007" w:date="2011-03-14T16:56:00Z">
            <w:rPr>
              <w:b/>
              <w:sz w:val="26"/>
              <w:szCs w:val="26"/>
            </w:rPr>
          </w:rPrChange>
        </w:rPr>
        <w:t>1</w:t>
      </w:r>
      <w:r w:rsidR="00B40B0C" w:rsidRPr="0075336E">
        <w:rPr>
          <w:b/>
          <w:sz w:val="26"/>
          <w:szCs w:val="26"/>
          <w:lang w:val="nl-NL"/>
          <w:rPrChange w:id="89" w:author="Thietbi2007" w:date="2011-03-14T16:56:00Z">
            <w:rPr>
              <w:b/>
              <w:sz w:val="26"/>
              <w:szCs w:val="26"/>
            </w:rPr>
          </w:rPrChange>
        </w:rPr>
        <w:t>. Thửa đất số</w:t>
      </w:r>
      <w:r w:rsidR="00B40B0C" w:rsidRPr="0075336E">
        <w:rPr>
          <w:sz w:val="26"/>
          <w:szCs w:val="26"/>
          <w:lang w:val="nl-NL"/>
          <w:rPrChange w:id="90" w:author="Thietbi2007" w:date="2011-03-14T16:56:00Z">
            <w:rPr>
              <w:sz w:val="26"/>
              <w:szCs w:val="26"/>
            </w:rPr>
          </w:rPrChange>
        </w:rPr>
        <w:t>:……………………………</w:t>
      </w:r>
      <w:r w:rsidR="00B40B0C" w:rsidRPr="0075336E">
        <w:rPr>
          <w:b/>
          <w:sz w:val="26"/>
          <w:szCs w:val="26"/>
          <w:lang w:val="nl-NL"/>
          <w:rPrChange w:id="91" w:author="Thietbi2007" w:date="2011-03-14T16:56:00Z">
            <w:rPr>
              <w:b/>
              <w:sz w:val="26"/>
              <w:szCs w:val="26"/>
            </w:rPr>
          </w:rPrChange>
        </w:rPr>
        <w:t>Tờ bản đồ số</w:t>
      </w:r>
      <w:r w:rsidR="00B40B0C" w:rsidRPr="0075336E">
        <w:rPr>
          <w:sz w:val="26"/>
          <w:szCs w:val="26"/>
          <w:lang w:val="nl-NL"/>
          <w:rPrChange w:id="92" w:author="Thietbi2007" w:date="2011-03-14T16:56:00Z">
            <w:rPr>
              <w:sz w:val="26"/>
              <w:szCs w:val="26"/>
            </w:rPr>
          </w:rPrChange>
        </w:rPr>
        <w:t>:</w:t>
      </w:r>
      <w:r w:rsidR="0010303E" w:rsidRPr="0075336E">
        <w:rPr>
          <w:sz w:val="26"/>
          <w:szCs w:val="26"/>
          <w:lang w:val="nl-NL"/>
          <w:rPrChange w:id="93" w:author="Thietbi2007" w:date="2011-03-14T16:56:00Z">
            <w:rPr>
              <w:sz w:val="26"/>
              <w:szCs w:val="26"/>
            </w:rPr>
          </w:rPrChange>
        </w:rPr>
        <w:t xml:space="preserve"> </w:t>
      </w:r>
      <w:r w:rsidR="00DC0E54" w:rsidRPr="0075336E">
        <w:rPr>
          <w:sz w:val="26"/>
          <w:szCs w:val="26"/>
          <w:lang w:val="nl-NL"/>
          <w:rPrChange w:id="94" w:author="Thietbi2007" w:date="2011-03-14T16:56:00Z">
            <w:rPr>
              <w:sz w:val="26"/>
              <w:szCs w:val="26"/>
            </w:rPr>
          </w:rPrChange>
        </w:rPr>
        <w:tab/>
      </w:r>
    </w:p>
    <w:p w14:paraId="67163DDD" w14:textId="77777777" w:rsidR="00B40B0C" w:rsidRPr="0075336E" w:rsidRDefault="00EC0869" w:rsidP="00CA7978">
      <w:pPr>
        <w:tabs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95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sz w:val="26"/>
          <w:szCs w:val="26"/>
          <w:lang w:val="nl-NL"/>
          <w:rPrChange w:id="96" w:author="Thietbi2007" w:date="2011-03-14T16:56:00Z">
            <w:rPr>
              <w:sz w:val="26"/>
              <w:szCs w:val="26"/>
            </w:rPr>
          </w:rPrChange>
        </w:rPr>
        <w:t xml:space="preserve">Số nhà…      Đường phố….         </w:t>
      </w:r>
      <w:r w:rsidR="00B40B0C" w:rsidRPr="0075336E">
        <w:rPr>
          <w:sz w:val="26"/>
          <w:szCs w:val="26"/>
          <w:lang w:val="nl-NL"/>
          <w:rPrChange w:id="97" w:author="Thietbi2007" w:date="2011-03-14T16:56:00Z">
            <w:rPr>
              <w:sz w:val="26"/>
              <w:szCs w:val="26"/>
            </w:rPr>
          </w:rPrChange>
        </w:rPr>
        <w:t>Thôn (ấp, bản, phum, sóc)…….xã (</w:t>
      </w:r>
      <w:r w:rsidRPr="0075336E">
        <w:rPr>
          <w:sz w:val="26"/>
          <w:szCs w:val="26"/>
          <w:lang w:val="nl-NL"/>
          <w:rPrChange w:id="98" w:author="Thietbi2007" w:date="2011-03-14T16:56:00Z">
            <w:rPr>
              <w:sz w:val="26"/>
              <w:szCs w:val="26"/>
            </w:rPr>
          </w:rPrChange>
        </w:rPr>
        <w:t>phường</w:t>
      </w:r>
      <w:r w:rsidR="00B40B0C" w:rsidRPr="0075336E">
        <w:rPr>
          <w:sz w:val="26"/>
          <w:szCs w:val="26"/>
          <w:lang w:val="nl-NL"/>
          <w:rPrChange w:id="99" w:author="Thietbi2007" w:date="2011-03-14T16:56:00Z">
            <w:rPr>
              <w:sz w:val="26"/>
              <w:szCs w:val="26"/>
            </w:rPr>
          </w:rPrChange>
        </w:rPr>
        <w:t>)</w:t>
      </w:r>
      <w:r w:rsidR="0010303E" w:rsidRPr="0075336E">
        <w:rPr>
          <w:sz w:val="26"/>
          <w:szCs w:val="26"/>
          <w:lang w:val="nl-NL"/>
          <w:rPrChange w:id="100" w:author="Thietbi2007" w:date="2011-03-14T16:56:00Z">
            <w:rPr>
              <w:sz w:val="26"/>
              <w:szCs w:val="26"/>
            </w:rPr>
          </w:rPrChange>
        </w:rPr>
        <w:t xml:space="preserve"> </w:t>
      </w:r>
      <w:r w:rsidR="00DC0E54" w:rsidRPr="0075336E">
        <w:rPr>
          <w:sz w:val="26"/>
          <w:szCs w:val="26"/>
          <w:lang w:val="nl-NL"/>
          <w:rPrChange w:id="101" w:author="Thietbi2007" w:date="2011-03-14T16:56:00Z">
            <w:rPr>
              <w:sz w:val="26"/>
              <w:szCs w:val="26"/>
            </w:rPr>
          </w:rPrChange>
        </w:rPr>
        <w:tab/>
      </w:r>
    </w:p>
    <w:p w14:paraId="5B50252B" w14:textId="77777777" w:rsidR="00B40B0C" w:rsidRPr="0075336E" w:rsidRDefault="00D115BF" w:rsidP="00CA7978">
      <w:pPr>
        <w:tabs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102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103" w:author="Thietbi2007" w:date="2011-03-14T16:56:00Z">
            <w:rPr>
              <w:b/>
              <w:sz w:val="26"/>
              <w:szCs w:val="26"/>
            </w:rPr>
          </w:rPrChange>
        </w:rPr>
        <w:t>2</w:t>
      </w:r>
      <w:r w:rsidR="00B40B0C" w:rsidRPr="0075336E">
        <w:rPr>
          <w:b/>
          <w:sz w:val="26"/>
          <w:szCs w:val="26"/>
          <w:lang w:val="nl-NL"/>
          <w:rPrChange w:id="104" w:author="Thietbi2007" w:date="2011-03-14T16:56:00Z">
            <w:rPr>
              <w:b/>
              <w:sz w:val="26"/>
              <w:szCs w:val="26"/>
            </w:rPr>
          </w:rPrChange>
        </w:rPr>
        <w:t>. Loại đất</w:t>
      </w:r>
      <w:r w:rsidR="00DC0E54" w:rsidRPr="0075336E">
        <w:rPr>
          <w:sz w:val="26"/>
          <w:szCs w:val="26"/>
          <w:lang w:val="nl-NL"/>
          <w:rPrChange w:id="105" w:author="Thietbi2007" w:date="2011-03-14T16:56:00Z">
            <w:rPr>
              <w:sz w:val="26"/>
              <w:szCs w:val="26"/>
            </w:rPr>
          </w:rPrChange>
        </w:rPr>
        <w:tab/>
      </w:r>
    </w:p>
    <w:p w14:paraId="2CAED351" w14:textId="77777777" w:rsidR="00B40B0C" w:rsidRPr="0075336E" w:rsidRDefault="00D115BF" w:rsidP="00CA7978">
      <w:pPr>
        <w:tabs>
          <w:tab w:val="left" w:leader="dot" w:pos="9648"/>
          <w:tab w:val="left" w:leader="dot" w:pos="10080"/>
        </w:tabs>
        <w:jc w:val="both"/>
        <w:rPr>
          <w:sz w:val="26"/>
          <w:szCs w:val="26"/>
          <w:lang w:val="nl-NL"/>
          <w:rPrChange w:id="106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107" w:author="Thietbi2007" w:date="2011-03-14T16:56:00Z">
            <w:rPr>
              <w:b/>
              <w:sz w:val="26"/>
              <w:szCs w:val="26"/>
            </w:rPr>
          </w:rPrChange>
        </w:rPr>
        <w:t>3</w:t>
      </w:r>
      <w:r w:rsidR="00B40B0C" w:rsidRPr="0075336E">
        <w:rPr>
          <w:b/>
          <w:sz w:val="26"/>
          <w:szCs w:val="26"/>
          <w:lang w:val="nl-NL"/>
          <w:rPrChange w:id="108" w:author="Thietbi2007" w:date="2011-03-14T16:56:00Z">
            <w:rPr>
              <w:b/>
              <w:sz w:val="26"/>
              <w:szCs w:val="26"/>
            </w:rPr>
          </w:rPrChange>
        </w:rPr>
        <w:t>. Loại đường/khu vực</w:t>
      </w:r>
      <w:r w:rsidR="00B40B0C" w:rsidRPr="0075336E">
        <w:rPr>
          <w:sz w:val="26"/>
          <w:szCs w:val="26"/>
          <w:lang w:val="nl-NL"/>
          <w:rPrChange w:id="109" w:author="Thietbi2007" w:date="2011-03-14T16:56:00Z">
            <w:rPr>
              <w:sz w:val="26"/>
              <w:szCs w:val="26"/>
            </w:rPr>
          </w:rPrChange>
        </w:rPr>
        <w:t xml:space="preserve">: </w:t>
      </w:r>
      <w:r w:rsidR="00DC0E54" w:rsidRPr="0075336E">
        <w:rPr>
          <w:sz w:val="26"/>
          <w:szCs w:val="26"/>
          <w:lang w:val="nl-NL"/>
          <w:rPrChange w:id="110" w:author="Thietbi2007" w:date="2011-03-14T16:56:00Z">
            <w:rPr>
              <w:sz w:val="26"/>
              <w:szCs w:val="26"/>
            </w:rPr>
          </w:rPrChange>
        </w:rPr>
        <w:tab/>
      </w:r>
    </w:p>
    <w:p w14:paraId="49ED8518" w14:textId="77777777" w:rsidR="00B40B0C" w:rsidRPr="0075336E" w:rsidRDefault="00D115BF" w:rsidP="00CA7978">
      <w:pPr>
        <w:tabs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111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112" w:author="Thietbi2007" w:date="2011-03-14T16:56:00Z">
            <w:rPr>
              <w:b/>
              <w:sz w:val="26"/>
              <w:szCs w:val="26"/>
            </w:rPr>
          </w:rPrChange>
        </w:rPr>
        <w:t>4</w:t>
      </w:r>
      <w:r w:rsidR="00B40B0C" w:rsidRPr="0075336E">
        <w:rPr>
          <w:b/>
          <w:sz w:val="26"/>
          <w:szCs w:val="26"/>
          <w:lang w:val="nl-NL"/>
          <w:rPrChange w:id="113" w:author="Thietbi2007" w:date="2011-03-14T16:56:00Z">
            <w:rPr>
              <w:b/>
              <w:sz w:val="26"/>
              <w:szCs w:val="26"/>
            </w:rPr>
          </w:rPrChange>
        </w:rPr>
        <w:t>. Vị trí (1, 2, 3, 4…)</w:t>
      </w:r>
      <w:r w:rsidR="00B40B0C" w:rsidRPr="0075336E">
        <w:rPr>
          <w:sz w:val="26"/>
          <w:szCs w:val="26"/>
          <w:lang w:val="nl-NL"/>
          <w:rPrChange w:id="114" w:author="Thietbi2007" w:date="2011-03-14T16:56:00Z">
            <w:rPr>
              <w:sz w:val="26"/>
              <w:szCs w:val="26"/>
            </w:rPr>
          </w:rPrChange>
        </w:rPr>
        <w:t>:</w:t>
      </w:r>
      <w:r w:rsidR="00DC0E54" w:rsidRPr="0075336E">
        <w:rPr>
          <w:sz w:val="26"/>
          <w:szCs w:val="26"/>
          <w:lang w:val="nl-NL"/>
          <w:rPrChange w:id="115" w:author="Thietbi2007" w:date="2011-03-14T16:56:00Z">
            <w:rPr>
              <w:sz w:val="26"/>
              <w:szCs w:val="26"/>
            </w:rPr>
          </w:rPrChange>
        </w:rPr>
        <w:tab/>
      </w:r>
    </w:p>
    <w:p w14:paraId="3817CC2D" w14:textId="77777777" w:rsidR="00DC0E54" w:rsidRPr="0075336E" w:rsidRDefault="00D115BF" w:rsidP="00CA7978">
      <w:pPr>
        <w:tabs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116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117" w:author="Thietbi2007" w:date="2011-03-14T16:56:00Z">
            <w:rPr>
              <w:b/>
              <w:sz w:val="26"/>
              <w:szCs w:val="26"/>
            </w:rPr>
          </w:rPrChange>
        </w:rPr>
        <w:t>5</w:t>
      </w:r>
      <w:r w:rsidR="00B40B0C" w:rsidRPr="0075336E">
        <w:rPr>
          <w:b/>
          <w:sz w:val="26"/>
          <w:szCs w:val="26"/>
          <w:lang w:val="nl-NL"/>
          <w:rPrChange w:id="118" w:author="Thietbi2007" w:date="2011-03-14T16:56:00Z">
            <w:rPr>
              <w:b/>
              <w:sz w:val="26"/>
              <w:szCs w:val="26"/>
            </w:rPr>
          </w:rPrChange>
        </w:rPr>
        <w:t>. Cấp nhà</w:t>
      </w:r>
      <w:r w:rsidR="00B40B0C" w:rsidRPr="0075336E">
        <w:rPr>
          <w:sz w:val="26"/>
          <w:szCs w:val="26"/>
          <w:lang w:val="nl-NL"/>
          <w:rPrChange w:id="119" w:author="Thietbi2007" w:date="2011-03-14T16:56:00Z">
            <w:rPr>
              <w:sz w:val="26"/>
              <w:szCs w:val="26"/>
            </w:rPr>
          </w:rPrChange>
        </w:rPr>
        <w:t>:………………………………..</w:t>
      </w:r>
      <w:r w:rsidR="00B40B0C" w:rsidRPr="0075336E">
        <w:rPr>
          <w:b/>
          <w:sz w:val="26"/>
          <w:szCs w:val="26"/>
          <w:lang w:val="nl-NL"/>
          <w:rPrChange w:id="120" w:author="Thietbi2007" w:date="2011-03-14T16:56:00Z">
            <w:rPr>
              <w:b/>
              <w:sz w:val="26"/>
              <w:szCs w:val="26"/>
            </w:rPr>
          </w:rPrChange>
        </w:rPr>
        <w:t>Loại nhà:</w:t>
      </w:r>
      <w:r w:rsidR="00DC0E54" w:rsidRPr="0075336E">
        <w:rPr>
          <w:sz w:val="26"/>
          <w:szCs w:val="26"/>
          <w:lang w:val="nl-NL"/>
          <w:rPrChange w:id="121" w:author="Thietbi2007" w:date="2011-03-14T16:56:00Z">
            <w:rPr>
              <w:sz w:val="26"/>
              <w:szCs w:val="26"/>
            </w:rPr>
          </w:rPrChange>
        </w:rPr>
        <w:tab/>
      </w:r>
    </w:p>
    <w:p w14:paraId="0400A7C1" w14:textId="77777777" w:rsidR="00B40B0C" w:rsidRPr="0075336E" w:rsidRDefault="00D115BF" w:rsidP="00CA7978">
      <w:pPr>
        <w:tabs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122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123" w:author="Thietbi2007" w:date="2011-03-14T16:56:00Z">
            <w:rPr>
              <w:b/>
              <w:sz w:val="26"/>
              <w:szCs w:val="26"/>
            </w:rPr>
          </w:rPrChange>
        </w:rPr>
        <w:t>6</w:t>
      </w:r>
      <w:r w:rsidR="00B40B0C" w:rsidRPr="0075336E">
        <w:rPr>
          <w:b/>
          <w:sz w:val="26"/>
          <w:szCs w:val="26"/>
          <w:lang w:val="nl-NL"/>
          <w:rPrChange w:id="124" w:author="Thietbi2007" w:date="2011-03-14T16:56:00Z">
            <w:rPr>
              <w:b/>
              <w:sz w:val="26"/>
              <w:szCs w:val="26"/>
            </w:rPr>
          </w:rPrChange>
        </w:rPr>
        <w:t>. Hạng nhà</w:t>
      </w:r>
      <w:r w:rsidR="00B40B0C" w:rsidRPr="0075336E">
        <w:rPr>
          <w:sz w:val="26"/>
          <w:szCs w:val="26"/>
          <w:lang w:val="nl-NL"/>
          <w:rPrChange w:id="125" w:author="Thietbi2007" w:date="2011-03-14T16:56:00Z">
            <w:rPr>
              <w:sz w:val="26"/>
              <w:szCs w:val="26"/>
            </w:rPr>
          </w:rPrChange>
        </w:rPr>
        <w:t>:</w:t>
      </w:r>
      <w:r w:rsidR="00DC0E54" w:rsidRPr="0075336E">
        <w:rPr>
          <w:sz w:val="26"/>
          <w:szCs w:val="26"/>
          <w:lang w:val="nl-NL"/>
          <w:rPrChange w:id="126" w:author="Thietbi2007" w:date="2011-03-14T16:56:00Z">
            <w:rPr>
              <w:sz w:val="26"/>
              <w:szCs w:val="26"/>
            </w:rPr>
          </w:rPrChange>
        </w:rPr>
        <w:tab/>
      </w:r>
    </w:p>
    <w:p w14:paraId="28303C94" w14:textId="77777777" w:rsidR="00B40B0C" w:rsidRPr="0075336E" w:rsidRDefault="00D115BF" w:rsidP="00370EA2">
      <w:pPr>
        <w:tabs>
          <w:tab w:val="left" w:pos="6555"/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127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128" w:author="Thietbi2007" w:date="2011-03-14T16:56:00Z">
            <w:rPr>
              <w:b/>
              <w:sz w:val="26"/>
              <w:szCs w:val="26"/>
            </w:rPr>
          </w:rPrChange>
        </w:rPr>
        <w:t>7</w:t>
      </w:r>
      <w:r w:rsidR="00B40B0C" w:rsidRPr="0075336E">
        <w:rPr>
          <w:b/>
          <w:sz w:val="26"/>
          <w:szCs w:val="26"/>
          <w:lang w:val="nl-NL"/>
          <w:rPrChange w:id="129" w:author="Thietbi2007" w:date="2011-03-14T16:56:00Z">
            <w:rPr>
              <w:b/>
              <w:sz w:val="26"/>
              <w:szCs w:val="26"/>
            </w:rPr>
          </w:rPrChange>
        </w:rPr>
        <w:t>. Tỷ lệ (%) chất lượng còn lại của nhà</w:t>
      </w:r>
      <w:r w:rsidRPr="0075336E">
        <w:rPr>
          <w:b/>
          <w:sz w:val="26"/>
          <w:szCs w:val="26"/>
          <w:lang w:val="nl-NL"/>
          <w:rPrChange w:id="130" w:author="Thietbi2007" w:date="2011-03-14T16:56:00Z">
            <w:rPr>
              <w:b/>
              <w:sz w:val="26"/>
              <w:szCs w:val="26"/>
            </w:rPr>
          </w:rPrChange>
        </w:rPr>
        <w:t>:</w:t>
      </w:r>
      <w:r w:rsidR="00DC0E54" w:rsidRPr="0075336E">
        <w:rPr>
          <w:sz w:val="26"/>
          <w:szCs w:val="26"/>
          <w:lang w:val="nl-NL"/>
          <w:rPrChange w:id="131" w:author="Thietbi2007" w:date="2011-03-14T16:56:00Z">
            <w:rPr>
              <w:sz w:val="26"/>
              <w:szCs w:val="26"/>
            </w:rPr>
          </w:rPrChange>
        </w:rPr>
        <w:tab/>
      </w:r>
      <w:r w:rsidR="00370EA2" w:rsidRPr="0075336E">
        <w:rPr>
          <w:sz w:val="26"/>
          <w:szCs w:val="26"/>
          <w:lang w:val="nl-NL"/>
          <w:rPrChange w:id="132" w:author="Thietbi2007" w:date="2011-03-14T16:56:00Z">
            <w:rPr>
              <w:sz w:val="26"/>
              <w:szCs w:val="26"/>
            </w:rPr>
          </w:rPrChange>
        </w:rPr>
        <w:tab/>
      </w:r>
    </w:p>
    <w:p w14:paraId="5D90CCB6" w14:textId="77777777" w:rsidR="00B40B0C" w:rsidRPr="0075336E" w:rsidRDefault="00036116" w:rsidP="00CA7978">
      <w:pPr>
        <w:tabs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133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134" w:author="Thietbi2007" w:date="2011-03-14T16:56:00Z">
            <w:rPr>
              <w:b/>
              <w:sz w:val="26"/>
              <w:szCs w:val="26"/>
            </w:rPr>
          </w:rPrChange>
        </w:rPr>
        <w:t>8</w:t>
      </w:r>
      <w:r w:rsidR="00B40B0C" w:rsidRPr="0075336E">
        <w:rPr>
          <w:b/>
          <w:sz w:val="26"/>
          <w:szCs w:val="26"/>
          <w:lang w:val="nl-NL"/>
          <w:rPrChange w:id="135" w:author="Thietbi2007" w:date="2011-03-14T16:56:00Z">
            <w:rPr>
              <w:b/>
              <w:sz w:val="26"/>
              <w:szCs w:val="26"/>
            </w:rPr>
          </w:rPrChange>
        </w:rPr>
        <w:t>. Diện tích nhà, đất tính lệ phí trước bạ (m</w:t>
      </w:r>
      <w:r w:rsidR="00B40B0C" w:rsidRPr="0075336E">
        <w:rPr>
          <w:b/>
          <w:sz w:val="26"/>
          <w:szCs w:val="26"/>
          <w:vertAlign w:val="superscript"/>
          <w:lang w:val="nl-NL"/>
          <w:rPrChange w:id="136" w:author="Thietbi2007" w:date="2011-03-14T16:56:00Z">
            <w:rPr>
              <w:b/>
              <w:sz w:val="26"/>
              <w:szCs w:val="26"/>
              <w:vertAlign w:val="superscript"/>
            </w:rPr>
          </w:rPrChange>
        </w:rPr>
        <w:t>2</w:t>
      </w:r>
      <w:r w:rsidR="00B40B0C" w:rsidRPr="0075336E">
        <w:rPr>
          <w:b/>
          <w:sz w:val="26"/>
          <w:szCs w:val="26"/>
          <w:lang w:val="nl-NL"/>
          <w:rPrChange w:id="137" w:author="Thietbi2007" w:date="2011-03-14T16:56:00Z">
            <w:rPr>
              <w:b/>
              <w:sz w:val="26"/>
              <w:szCs w:val="26"/>
            </w:rPr>
          </w:rPrChange>
        </w:rPr>
        <w:t>)</w:t>
      </w:r>
      <w:r w:rsidR="00B40B0C" w:rsidRPr="0075336E">
        <w:rPr>
          <w:sz w:val="26"/>
          <w:szCs w:val="26"/>
          <w:lang w:val="nl-NL"/>
          <w:rPrChange w:id="138" w:author="Thietbi2007" w:date="2011-03-14T16:56:00Z">
            <w:rPr>
              <w:sz w:val="26"/>
              <w:szCs w:val="26"/>
            </w:rPr>
          </w:rPrChange>
        </w:rPr>
        <w:t>:</w:t>
      </w:r>
      <w:r w:rsidR="00DC0E54" w:rsidRPr="0075336E">
        <w:rPr>
          <w:sz w:val="26"/>
          <w:szCs w:val="26"/>
          <w:lang w:val="nl-NL"/>
          <w:rPrChange w:id="139" w:author="Thietbi2007" w:date="2011-03-14T16:56:00Z">
            <w:rPr>
              <w:sz w:val="26"/>
              <w:szCs w:val="26"/>
            </w:rPr>
          </w:rPrChange>
        </w:rPr>
        <w:tab/>
      </w:r>
    </w:p>
    <w:p w14:paraId="170A3EE2" w14:textId="77777777" w:rsidR="00B40B0C" w:rsidRPr="0075336E" w:rsidRDefault="00036116" w:rsidP="00CA7978">
      <w:pPr>
        <w:tabs>
          <w:tab w:val="left" w:leader="dot" w:pos="9648"/>
          <w:tab w:val="left" w:leader="dot" w:pos="10080"/>
        </w:tabs>
        <w:jc w:val="both"/>
        <w:rPr>
          <w:sz w:val="26"/>
          <w:szCs w:val="26"/>
          <w:lang w:val="nl-NL"/>
          <w:rPrChange w:id="140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sz w:val="26"/>
          <w:szCs w:val="26"/>
          <w:lang w:val="nl-NL"/>
          <w:rPrChange w:id="141" w:author="Thietbi2007" w:date="2011-03-14T16:56:00Z">
            <w:rPr>
              <w:sz w:val="26"/>
              <w:szCs w:val="26"/>
            </w:rPr>
          </w:rPrChange>
        </w:rPr>
        <w:t>8</w:t>
      </w:r>
      <w:r w:rsidR="00B40B0C" w:rsidRPr="0075336E">
        <w:rPr>
          <w:sz w:val="26"/>
          <w:szCs w:val="26"/>
          <w:lang w:val="nl-NL"/>
          <w:rPrChange w:id="142" w:author="Thietbi2007" w:date="2011-03-14T16:56:00Z">
            <w:rPr>
              <w:sz w:val="26"/>
              <w:szCs w:val="26"/>
            </w:rPr>
          </w:rPrChange>
        </w:rPr>
        <w:t xml:space="preserve">.1. </w:t>
      </w:r>
      <w:r w:rsidR="008879E8" w:rsidRPr="0075336E">
        <w:rPr>
          <w:sz w:val="26"/>
          <w:szCs w:val="26"/>
          <w:lang w:val="nl-NL"/>
          <w:rPrChange w:id="143" w:author="Thietbi2007" w:date="2011-03-14T16:56:00Z">
            <w:rPr>
              <w:sz w:val="26"/>
              <w:szCs w:val="26"/>
            </w:rPr>
          </w:rPrChange>
        </w:rPr>
        <w:t>Đ</w:t>
      </w:r>
      <w:r w:rsidR="00B40B0C" w:rsidRPr="0075336E">
        <w:rPr>
          <w:sz w:val="26"/>
          <w:szCs w:val="26"/>
          <w:lang w:val="nl-NL"/>
          <w:rPrChange w:id="144" w:author="Thietbi2007" w:date="2011-03-14T16:56:00Z">
            <w:rPr>
              <w:sz w:val="26"/>
              <w:szCs w:val="26"/>
            </w:rPr>
          </w:rPrChange>
        </w:rPr>
        <w:t>ất</w:t>
      </w:r>
      <w:r w:rsidR="00DC0E54" w:rsidRPr="0075336E">
        <w:rPr>
          <w:sz w:val="26"/>
          <w:szCs w:val="26"/>
          <w:lang w:val="nl-NL"/>
          <w:rPrChange w:id="145" w:author="Thietbi2007" w:date="2011-03-14T16:56:00Z">
            <w:rPr>
              <w:sz w:val="26"/>
              <w:szCs w:val="26"/>
            </w:rPr>
          </w:rPrChange>
        </w:rPr>
        <w:t>:</w:t>
      </w:r>
      <w:r w:rsidR="00DC0E54" w:rsidRPr="0075336E">
        <w:rPr>
          <w:sz w:val="26"/>
          <w:szCs w:val="26"/>
          <w:lang w:val="nl-NL"/>
          <w:rPrChange w:id="146" w:author="Thietbi2007" w:date="2011-03-14T16:56:00Z">
            <w:rPr>
              <w:sz w:val="26"/>
              <w:szCs w:val="26"/>
            </w:rPr>
          </w:rPrChange>
        </w:rPr>
        <w:tab/>
      </w:r>
    </w:p>
    <w:p w14:paraId="7F1B12A1" w14:textId="77777777" w:rsidR="00B40B0C" w:rsidRPr="0075336E" w:rsidRDefault="00036116" w:rsidP="00CA7978">
      <w:pPr>
        <w:tabs>
          <w:tab w:val="left" w:leader="dot" w:pos="9648"/>
          <w:tab w:val="left" w:leader="dot" w:pos="10080"/>
        </w:tabs>
        <w:rPr>
          <w:sz w:val="26"/>
          <w:szCs w:val="26"/>
          <w:lang w:val="nl-NL"/>
          <w:rPrChange w:id="147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sz w:val="26"/>
          <w:szCs w:val="26"/>
          <w:lang w:val="nl-NL"/>
          <w:rPrChange w:id="148" w:author="Thietbi2007" w:date="2011-03-14T16:56:00Z">
            <w:rPr>
              <w:sz w:val="26"/>
              <w:szCs w:val="26"/>
            </w:rPr>
          </w:rPrChange>
        </w:rPr>
        <w:t>8</w:t>
      </w:r>
      <w:r w:rsidR="00B40B0C" w:rsidRPr="0075336E">
        <w:rPr>
          <w:sz w:val="26"/>
          <w:szCs w:val="26"/>
          <w:lang w:val="nl-NL"/>
          <w:rPrChange w:id="149" w:author="Thietbi2007" w:date="2011-03-14T16:56:00Z">
            <w:rPr>
              <w:sz w:val="26"/>
              <w:szCs w:val="26"/>
            </w:rPr>
          </w:rPrChange>
        </w:rPr>
        <w:t xml:space="preserve">.2. </w:t>
      </w:r>
      <w:r w:rsidR="008879E8" w:rsidRPr="0075336E">
        <w:rPr>
          <w:sz w:val="26"/>
          <w:szCs w:val="26"/>
          <w:lang w:val="nl-NL"/>
          <w:rPrChange w:id="150" w:author="Thietbi2007" w:date="2011-03-14T16:56:00Z">
            <w:rPr>
              <w:sz w:val="26"/>
              <w:szCs w:val="26"/>
            </w:rPr>
          </w:rPrChange>
        </w:rPr>
        <w:t>N</w:t>
      </w:r>
      <w:r w:rsidR="00D115BF" w:rsidRPr="0075336E">
        <w:rPr>
          <w:sz w:val="26"/>
          <w:szCs w:val="26"/>
          <w:lang w:val="nl-NL"/>
          <w:rPrChange w:id="151" w:author="Thietbi2007" w:date="2011-03-14T16:56:00Z">
            <w:rPr>
              <w:sz w:val="26"/>
              <w:szCs w:val="26"/>
            </w:rPr>
          </w:rPrChange>
        </w:rPr>
        <w:t>hà</w:t>
      </w:r>
      <w:r w:rsidR="00B40B0C" w:rsidRPr="0075336E">
        <w:rPr>
          <w:sz w:val="26"/>
          <w:szCs w:val="26"/>
          <w:lang w:val="nl-NL"/>
          <w:rPrChange w:id="152" w:author="Thietbi2007" w:date="2011-03-14T16:56:00Z">
            <w:rPr>
              <w:sz w:val="26"/>
              <w:szCs w:val="26"/>
            </w:rPr>
          </w:rPrChange>
        </w:rPr>
        <w:t xml:space="preserve"> (m</w:t>
      </w:r>
      <w:r w:rsidR="00B40B0C" w:rsidRPr="0075336E">
        <w:rPr>
          <w:sz w:val="26"/>
          <w:szCs w:val="26"/>
          <w:vertAlign w:val="superscript"/>
          <w:lang w:val="nl-NL"/>
          <w:rPrChange w:id="153" w:author="Thietbi2007" w:date="2011-03-14T16:56:00Z">
            <w:rPr>
              <w:sz w:val="26"/>
              <w:szCs w:val="26"/>
              <w:vertAlign w:val="superscript"/>
            </w:rPr>
          </w:rPrChange>
        </w:rPr>
        <w:t>2</w:t>
      </w:r>
      <w:r w:rsidR="00B40B0C" w:rsidRPr="0075336E">
        <w:rPr>
          <w:sz w:val="26"/>
          <w:szCs w:val="26"/>
          <w:lang w:val="nl-NL"/>
          <w:rPrChange w:id="154" w:author="Thietbi2007" w:date="2011-03-14T16:56:00Z">
            <w:rPr>
              <w:sz w:val="26"/>
              <w:szCs w:val="26"/>
            </w:rPr>
          </w:rPrChange>
        </w:rPr>
        <w:t xml:space="preserve"> sàn nhà):</w:t>
      </w:r>
      <w:r w:rsidR="00DC0E54" w:rsidRPr="0075336E">
        <w:rPr>
          <w:sz w:val="26"/>
          <w:szCs w:val="26"/>
          <w:lang w:val="nl-NL"/>
          <w:rPrChange w:id="155" w:author="Thietbi2007" w:date="2011-03-14T16:56:00Z">
            <w:rPr>
              <w:sz w:val="26"/>
              <w:szCs w:val="26"/>
            </w:rPr>
          </w:rPrChange>
        </w:rPr>
        <w:tab/>
      </w:r>
    </w:p>
    <w:p w14:paraId="4CA6A2F9" w14:textId="77777777" w:rsidR="00B40B0C" w:rsidRPr="0075336E" w:rsidRDefault="00036116" w:rsidP="00CA7978">
      <w:pPr>
        <w:tabs>
          <w:tab w:val="left" w:leader="dot" w:pos="9648"/>
          <w:tab w:val="left" w:leader="dot" w:pos="10080"/>
        </w:tabs>
        <w:jc w:val="both"/>
        <w:rPr>
          <w:sz w:val="26"/>
          <w:szCs w:val="26"/>
          <w:lang w:val="nl-NL"/>
          <w:rPrChange w:id="156" w:author="Thietbi2007" w:date="2011-03-14T16:56:00Z">
            <w:rPr>
              <w:sz w:val="26"/>
              <w:szCs w:val="26"/>
            </w:rPr>
          </w:rPrChange>
        </w:rPr>
      </w:pPr>
      <w:r w:rsidRPr="0075336E">
        <w:rPr>
          <w:b/>
          <w:sz w:val="26"/>
          <w:szCs w:val="26"/>
          <w:lang w:val="nl-NL"/>
          <w:rPrChange w:id="157" w:author="Thietbi2007" w:date="2011-03-14T16:56:00Z">
            <w:rPr>
              <w:b/>
              <w:sz w:val="26"/>
              <w:szCs w:val="26"/>
            </w:rPr>
          </w:rPrChange>
        </w:rPr>
        <w:t>9</w:t>
      </w:r>
      <w:r w:rsidR="00B40B0C" w:rsidRPr="0075336E">
        <w:rPr>
          <w:b/>
          <w:sz w:val="26"/>
          <w:szCs w:val="26"/>
          <w:lang w:val="nl-NL"/>
          <w:rPrChange w:id="158" w:author="Thietbi2007" w:date="2011-03-14T16:56:00Z">
            <w:rPr>
              <w:b/>
              <w:sz w:val="26"/>
              <w:szCs w:val="26"/>
            </w:rPr>
          </w:rPrChange>
        </w:rPr>
        <w:t>. Đơn giá một mét vuông sàn nhà, đất tính lệ phí trước bạ (đồng/m</w:t>
      </w:r>
      <w:r w:rsidR="00B40B0C" w:rsidRPr="0075336E">
        <w:rPr>
          <w:b/>
          <w:sz w:val="26"/>
          <w:szCs w:val="26"/>
          <w:vertAlign w:val="superscript"/>
          <w:lang w:val="nl-NL"/>
          <w:rPrChange w:id="159" w:author="Thietbi2007" w:date="2011-03-14T16:56:00Z">
            <w:rPr>
              <w:b/>
              <w:sz w:val="26"/>
              <w:szCs w:val="26"/>
              <w:vertAlign w:val="superscript"/>
            </w:rPr>
          </w:rPrChange>
        </w:rPr>
        <w:t>2</w:t>
      </w:r>
      <w:r w:rsidR="00B40B0C" w:rsidRPr="0075336E">
        <w:rPr>
          <w:sz w:val="26"/>
          <w:szCs w:val="26"/>
          <w:lang w:val="nl-NL"/>
          <w:rPrChange w:id="160" w:author="Thietbi2007" w:date="2011-03-14T16:56:00Z">
            <w:rPr>
              <w:sz w:val="26"/>
              <w:szCs w:val="26"/>
            </w:rPr>
          </w:rPrChange>
        </w:rPr>
        <w:t>):</w:t>
      </w:r>
      <w:r w:rsidR="00DC0E54" w:rsidRPr="0075336E">
        <w:rPr>
          <w:sz w:val="26"/>
          <w:szCs w:val="26"/>
          <w:lang w:val="nl-NL"/>
          <w:rPrChange w:id="161" w:author="Thietbi2007" w:date="2011-03-14T16:56:00Z">
            <w:rPr>
              <w:sz w:val="26"/>
              <w:szCs w:val="26"/>
            </w:rPr>
          </w:rPrChange>
        </w:rPr>
        <w:tab/>
      </w:r>
    </w:p>
    <w:p w14:paraId="2FC7074B" w14:textId="77777777" w:rsidR="00B40B0C" w:rsidRPr="0075336E" w:rsidRDefault="00036116" w:rsidP="00CA7978">
      <w:pPr>
        <w:tabs>
          <w:tab w:val="left" w:leader="dot" w:pos="9648"/>
          <w:tab w:val="left" w:leader="dot" w:pos="10080"/>
        </w:tabs>
        <w:jc w:val="both"/>
        <w:rPr>
          <w:sz w:val="26"/>
          <w:szCs w:val="26"/>
        </w:rPr>
      </w:pPr>
      <w:r w:rsidRPr="0075336E">
        <w:rPr>
          <w:sz w:val="26"/>
          <w:szCs w:val="26"/>
        </w:rPr>
        <w:t>9</w:t>
      </w:r>
      <w:r w:rsidR="008879E8" w:rsidRPr="0075336E">
        <w:rPr>
          <w:sz w:val="26"/>
          <w:szCs w:val="26"/>
        </w:rPr>
        <w:t>.1.</w:t>
      </w:r>
      <w:r w:rsidR="00B40B0C" w:rsidRPr="0075336E">
        <w:rPr>
          <w:sz w:val="26"/>
          <w:szCs w:val="26"/>
        </w:rPr>
        <w:t xml:space="preserve"> </w:t>
      </w:r>
      <w:r w:rsidR="008879E8" w:rsidRPr="0075336E">
        <w:rPr>
          <w:sz w:val="26"/>
          <w:szCs w:val="26"/>
        </w:rPr>
        <w:t>Đ</w:t>
      </w:r>
      <w:r w:rsidR="00B40B0C" w:rsidRPr="0075336E">
        <w:rPr>
          <w:sz w:val="26"/>
          <w:szCs w:val="26"/>
        </w:rPr>
        <w:t>ất</w:t>
      </w:r>
      <w:r w:rsidR="00DC0E54" w:rsidRPr="0075336E">
        <w:rPr>
          <w:sz w:val="26"/>
          <w:szCs w:val="26"/>
        </w:rPr>
        <w:t>:</w:t>
      </w:r>
      <w:r w:rsidR="00DC0E54" w:rsidRPr="0075336E">
        <w:rPr>
          <w:sz w:val="26"/>
          <w:szCs w:val="26"/>
        </w:rPr>
        <w:tab/>
      </w:r>
    </w:p>
    <w:p w14:paraId="016FA41D" w14:textId="77777777" w:rsidR="00036116" w:rsidRPr="0075336E" w:rsidRDefault="00036116" w:rsidP="00CA7978">
      <w:pPr>
        <w:tabs>
          <w:tab w:val="left" w:leader="dot" w:pos="9648"/>
          <w:tab w:val="left" w:leader="dot" w:pos="10080"/>
        </w:tabs>
        <w:rPr>
          <w:sz w:val="26"/>
          <w:szCs w:val="26"/>
        </w:rPr>
      </w:pPr>
      <w:r w:rsidRPr="0075336E">
        <w:rPr>
          <w:sz w:val="26"/>
          <w:szCs w:val="26"/>
        </w:rPr>
        <w:t>9</w:t>
      </w:r>
      <w:r w:rsidR="00B40B0C" w:rsidRPr="0075336E">
        <w:rPr>
          <w:sz w:val="26"/>
          <w:szCs w:val="26"/>
        </w:rPr>
        <w:t xml:space="preserve">.2. </w:t>
      </w:r>
      <w:r w:rsidR="008879E8" w:rsidRPr="0075336E">
        <w:rPr>
          <w:sz w:val="26"/>
          <w:szCs w:val="26"/>
        </w:rPr>
        <w:t>N</w:t>
      </w:r>
      <w:r w:rsidR="00B40B0C" w:rsidRPr="0075336E">
        <w:rPr>
          <w:sz w:val="26"/>
          <w:szCs w:val="26"/>
        </w:rPr>
        <w:t>hà (theo giá xây dựng mới):</w:t>
      </w:r>
      <w:r w:rsidR="00DC0E54" w:rsidRPr="0075336E">
        <w:rPr>
          <w:sz w:val="26"/>
          <w:szCs w:val="26"/>
        </w:rPr>
        <w:tab/>
      </w:r>
    </w:p>
    <w:p w14:paraId="32F7942C" w14:textId="77777777" w:rsidR="00B40B0C" w:rsidRPr="0075336E" w:rsidRDefault="00036116" w:rsidP="00CA7978">
      <w:pPr>
        <w:tabs>
          <w:tab w:val="left" w:leader="dot" w:pos="9648"/>
          <w:tab w:val="left" w:leader="dot" w:pos="10080"/>
        </w:tabs>
        <w:rPr>
          <w:b/>
          <w:sz w:val="26"/>
          <w:szCs w:val="26"/>
        </w:rPr>
      </w:pPr>
      <w:r w:rsidRPr="0075336E">
        <w:rPr>
          <w:b/>
          <w:sz w:val="26"/>
          <w:szCs w:val="26"/>
        </w:rPr>
        <w:t xml:space="preserve">III. </w:t>
      </w:r>
      <w:r w:rsidR="00EC0869" w:rsidRPr="0075336E">
        <w:rPr>
          <w:b/>
          <w:sz w:val="26"/>
          <w:szCs w:val="26"/>
        </w:rPr>
        <w:t>LPTB DO</w:t>
      </w:r>
      <w:r w:rsidRPr="0075336E">
        <w:rPr>
          <w:b/>
          <w:sz w:val="26"/>
          <w:szCs w:val="26"/>
        </w:rPr>
        <w:t xml:space="preserve"> CƠ QUAN THUẾ</w:t>
      </w:r>
      <w:r w:rsidR="00EC0869" w:rsidRPr="0075336E">
        <w:rPr>
          <w:b/>
          <w:sz w:val="26"/>
          <w:szCs w:val="26"/>
        </w:rPr>
        <w:t xml:space="preserve"> TÍNH:</w:t>
      </w:r>
    </w:p>
    <w:p w14:paraId="5EFC3932" w14:textId="77777777" w:rsidR="00B40B0C" w:rsidRPr="006E23C4" w:rsidRDefault="00036116" w:rsidP="00CA7978">
      <w:pPr>
        <w:tabs>
          <w:tab w:val="left" w:leader="dot" w:pos="9648"/>
          <w:tab w:val="left" w:leader="dot" w:pos="10080"/>
        </w:tabs>
        <w:jc w:val="both"/>
        <w:rPr>
          <w:sz w:val="26"/>
          <w:szCs w:val="26"/>
        </w:rPr>
      </w:pPr>
      <w:r w:rsidRPr="006E23C4">
        <w:rPr>
          <w:b/>
          <w:sz w:val="26"/>
          <w:szCs w:val="26"/>
        </w:rPr>
        <w:t>1</w:t>
      </w:r>
      <w:r w:rsidR="003C30EE" w:rsidRPr="006E23C4">
        <w:rPr>
          <w:b/>
          <w:sz w:val="26"/>
          <w:szCs w:val="26"/>
        </w:rPr>
        <w:t>. T</w:t>
      </w:r>
      <w:r w:rsidR="00B40B0C" w:rsidRPr="006E23C4">
        <w:rPr>
          <w:b/>
          <w:sz w:val="26"/>
          <w:szCs w:val="26"/>
        </w:rPr>
        <w:t>ổng giá trị nhà, đất tính lệ phí trước bạ</w:t>
      </w:r>
      <w:r w:rsidR="00B40B0C" w:rsidRPr="006E23C4">
        <w:rPr>
          <w:sz w:val="26"/>
          <w:szCs w:val="26"/>
        </w:rPr>
        <w:t>:</w:t>
      </w:r>
      <w:r w:rsidR="00DC0E54" w:rsidRPr="006E23C4">
        <w:rPr>
          <w:sz w:val="26"/>
          <w:szCs w:val="26"/>
        </w:rPr>
        <w:tab/>
      </w:r>
    </w:p>
    <w:p w14:paraId="0D2B1702" w14:textId="77777777" w:rsidR="00B40B0C" w:rsidRPr="0075336E" w:rsidRDefault="00D11281" w:rsidP="00CA7978">
      <w:pPr>
        <w:tabs>
          <w:tab w:val="left" w:leader="dot" w:pos="9648"/>
          <w:tab w:val="left" w:leader="dot" w:pos="10080"/>
        </w:tabs>
        <w:rPr>
          <w:sz w:val="26"/>
          <w:szCs w:val="26"/>
        </w:rPr>
      </w:pPr>
      <w:r w:rsidRPr="006E23C4">
        <w:rPr>
          <w:sz w:val="26"/>
          <w:szCs w:val="26"/>
        </w:rPr>
        <w:t>1</w:t>
      </w:r>
      <w:r w:rsidR="00B40B0C" w:rsidRPr="006E23C4">
        <w:rPr>
          <w:sz w:val="26"/>
          <w:szCs w:val="26"/>
        </w:rPr>
        <w:t xml:space="preserve">.1. Đất </w:t>
      </w:r>
      <w:r w:rsidR="00B40B0C" w:rsidRPr="0075336E">
        <w:rPr>
          <w:sz w:val="26"/>
          <w:szCs w:val="26"/>
          <w:rPrChange w:id="162" w:author="Thietbi2007" w:date="2011-03-14T16:56:00Z">
            <w:rPr>
              <w:color w:val="FF0000"/>
              <w:sz w:val="26"/>
              <w:szCs w:val="26"/>
            </w:rPr>
          </w:rPrChange>
        </w:rPr>
        <w:t>(</w:t>
      </w:r>
      <w:r w:rsidRPr="0075336E">
        <w:rPr>
          <w:sz w:val="26"/>
          <w:szCs w:val="26"/>
          <w:rPrChange w:id="163" w:author="Thietbi2007" w:date="2011-03-14T16:56:00Z">
            <w:rPr>
              <w:color w:val="FF0000"/>
              <w:sz w:val="26"/>
              <w:szCs w:val="26"/>
            </w:rPr>
          </w:rPrChange>
        </w:rPr>
        <w:t>8</w:t>
      </w:r>
      <w:r w:rsidR="00D63661" w:rsidRPr="0075336E">
        <w:rPr>
          <w:sz w:val="26"/>
          <w:szCs w:val="26"/>
          <w:rPrChange w:id="164" w:author="Thietbi2007" w:date="2011-03-14T16:56:00Z">
            <w:rPr>
              <w:color w:val="FF0000"/>
              <w:sz w:val="26"/>
              <w:szCs w:val="26"/>
            </w:rPr>
          </w:rPrChange>
        </w:rPr>
        <w:t>.1</w:t>
      </w:r>
      <w:r w:rsidR="00B40B0C" w:rsidRPr="0075336E">
        <w:rPr>
          <w:sz w:val="26"/>
          <w:szCs w:val="26"/>
          <w:rPrChange w:id="165" w:author="Thietbi2007" w:date="2011-03-14T16:56:00Z">
            <w:rPr>
              <w:color w:val="FF0000"/>
              <w:sz w:val="26"/>
              <w:szCs w:val="26"/>
            </w:rPr>
          </w:rPrChange>
        </w:rPr>
        <w:t xml:space="preserve"> x </w:t>
      </w:r>
      <w:r w:rsidRPr="0075336E">
        <w:rPr>
          <w:sz w:val="26"/>
          <w:szCs w:val="26"/>
          <w:rPrChange w:id="166" w:author="Thietbi2007" w:date="2011-03-14T16:56:00Z">
            <w:rPr>
              <w:color w:val="FF0000"/>
              <w:sz w:val="26"/>
              <w:szCs w:val="26"/>
            </w:rPr>
          </w:rPrChange>
        </w:rPr>
        <w:t>9</w:t>
      </w:r>
      <w:r w:rsidR="00D63661" w:rsidRPr="0075336E">
        <w:rPr>
          <w:sz w:val="26"/>
          <w:szCs w:val="26"/>
          <w:rPrChange w:id="167" w:author="Thietbi2007" w:date="2011-03-14T16:56:00Z">
            <w:rPr>
              <w:color w:val="FF0000"/>
              <w:sz w:val="26"/>
              <w:szCs w:val="26"/>
            </w:rPr>
          </w:rPrChange>
        </w:rPr>
        <w:t>.1</w:t>
      </w:r>
      <w:r w:rsidR="00B40B0C" w:rsidRPr="0075336E">
        <w:rPr>
          <w:sz w:val="26"/>
          <w:szCs w:val="26"/>
        </w:rPr>
        <w:t>):</w:t>
      </w:r>
      <w:r w:rsidR="00DC0E54" w:rsidRPr="0075336E">
        <w:rPr>
          <w:sz w:val="26"/>
          <w:szCs w:val="26"/>
        </w:rPr>
        <w:tab/>
      </w:r>
    </w:p>
    <w:p w14:paraId="491E6FCF" w14:textId="77777777" w:rsidR="004906E1" w:rsidRPr="0075336E" w:rsidRDefault="00D11281" w:rsidP="00CA7978">
      <w:pPr>
        <w:tabs>
          <w:tab w:val="left" w:leader="dot" w:pos="9648"/>
          <w:tab w:val="left" w:leader="dot" w:pos="10080"/>
        </w:tabs>
        <w:rPr>
          <w:sz w:val="26"/>
          <w:szCs w:val="26"/>
        </w:rPr>
      </w:pPr>
      <w:r w:rsidRPr="0075336E">
        <w:rPr>
          <w:sz w:val="26"/>
          <w:szCs w:val="26"/>
        </w:rPr>
        <w:t>2</w:t>
      </w:r>
      <w:r w:rsidR="00B40B0C" w:rsidRPr="0075336E">
        <w:rPr>
          <w:sz w:val="26"/>
          <w:szCs w:val="26"/>
        </w:rPr>
        <w:t>.2. Nhà (</w:t>
      </w:r>
      <w:r w:rsidR="00201C48" w:rsidRPr="0075336E">
        <w:rPr>
          <w:sz w:val="26"/>
          <w:szCs w:val="26"/>
        </w:rPr>
        <w:t>7</w:t>
      </w:r>
      <w:r w:rsidR="00B40B0C" w:rsidRPr="0075336E">
        <w:rPr>
          <w:sz w:val="26"/>
          <w:szCs w:val="26"/>
        </w:rPr>
        <w:t xml:space="preserve"> x </w:t>
      </w:r>
      <w:r w:rsidRPr="0075336E">
        <w:rPr>
          <w:sz w:val="26"/>
          <w:szCs w:val="26"/>
          <w:rPrChange w:id="168" w:author="Thietbi2007" w:date="2011-03-14T16:56:00Z">
            <w:rPr>
              <w:color w:val="FF0000"/>
              <w:sz w:val="26"/>
              <w:szCs w:val="26"/>
            </w:rPr>
          </w:rPrChange>
        </w:rPr>
        <w:t>8</w:t>
      </w:r>
      <w:r w:rsidR="00D63661" w:rsidRPr="0075336E">
        <w:rPr>
          <w:sz w:val="26"/>
          <w:szCs w:val="26"/>
          <w:rPrChange w:id="169" w:author="Thietbi2007" w:date="2011-03-14T16:56:00Z">
            <w:rPr>
              <w:color w:val="FF0000"/>
              <w:sz w:val="26"/>
              <w:szCs w:val="26"/>
            </w:rPr>
          </w:rPrChange>
        </w:rPr>
        <w:t>.2</w:t>
      </w:r>
      <w:r w:rsidR="00B40B0C" w:rsidRPr="0075336E">
        <w:rPr>
          <w:sz w:val="26"/>
          <w:szCs w:val="26"/>
          <w:rPrChange w:id="170" w:author="Thietbi2007" w:date="2011-03-14T16:56:00Z">
            <w:rPr>
              <w:color w:val="FF0000"/>
              <w:sz w:val="26"/>
              <w:szCs w:val="26"/>
            </w:rPr>
          </w:rPrChange>
        </w:rPr>
        <w:t xml:space="preserve"> x </w:t>
      </w:r>
      <w:r w:rsidRPr="0075336E">
        <w:rPr>
          <w:sz w:val="26"/>
          <w:szCs w:val="26"/>
          <w:rPrChange w:id="171" w:author="Thietbi2007" w:date="2011-03-14T16:56:00Z">
            <w:rPr>
              <w:color w:val="FF0000"/>
              <w:sz w:val="26"/>
              <w:szCs w:val="26"/>
            </w:rPr>
          </w:rPrChange>
        </w:rPr>
        <w:t>9</w:t>
      </w:r>
      <w:r w:rsidR="00D63661" w:rsidRPr="0075336E">
        <w:rPr>
          <w:sz w:val="26"/>
          <w:szCs w:val="26"/>
          <w:rPrChange w:id="172" w:author="Thietbi2007" w:date="2011-03-14T16:56:00Z">
            <w:rPr>
              <w:color w:val="FF0000"/>
              <w:sz w:val="26"/>
              <w:szCs w:val="26"/>
            </w:rPr>
          </w:rPrChange>
        </w:rPr>
        <w:t>.2</w:t>
      </w:r>
      <w:r w:rsidR="00DC0E54" w:rsidRPr="0075336E">
        <w:rPr>
          <w:sz w:val="26"/>
          <w:szCs w:val="26"/>
        </w:rPr>
        <w:t>):</w:t>
      </w:r>
      <w:r w:rsidR="00DC0E54" w:rsidRPr="0075336E">
        <w:rPr>
          <w:sz w:val="26"/>
          <w:szCs w:val="26"/>
        </w:rPr>
        <w:tab/>
      </w:r>
    </w:p>
    <w:p w14:paraId="2FB42800" w14:textId="77777777" w:rsidR="00B40B0C" w:rsidRPr="0075336E" w:rsidRDefault="00036116" w:rsidP="00CA7978">
      <w:pPr>
        <w:tabs>
          <w:tab w:val="left" w:leader="dot" w:pos="9648"/>
          <w:tab w:val="left" w:leader="dot" w:pos="10080"/>
        </w:tabs>
        <w:rPr>
          <w:sz w:val="26"/>
          <w:szCs w:val="26"/>
        </w:rPr>
      </w:pPr>
      <w:r w:rsidRPr="0075336E">
        <w:rPr>
          <w:b/>
          <w:sz w:val="26"/>
          <w:szCs w:val="26"/>
        </w:rPr>
        <w:t>2</w:t>
      </w:r>
      <w:r w:rsidR="00B40B0C" w:rsidRPr="0075336E">
        <w:rPr>
          <w:b/>
          <w:sz w:val="26"/>
          <w:szCs w:val="26"/>
        </w:rPr>
        <w:t xml:space="preserve">. Số </w:t>
      </w:r>
      <w:r w:rsidR="00456584" w:rsidRPr="0075336E">
        <w:rPr>
          <w:b/>
          <w:sz w:val="26"/>
          <w:szCs w:val="26"/>
        </w:rPr>
        <w:t xml:space="preserve">tiền </w:t>
      </w:r>
      <w:r w:rsidR="00B40B0C" w:rsidRPr="0075336E">
        <w:rPr>
          <w:b/>
          <w:sz w:val="26"/>
          <w:szCs w:val="26"/>
        </w:rPr>
        <w:t>lệ phí trước bạ phải nộp (đồng)</w:t>
      </w:r>
      <w:r w:rsidR="00B40B0C" w:rsidRPr="0075336E">
        <w:rPr>
          <w:sz w:val="26"/>
          <w:szCs w:val="26"/>
        </w:rPr>
        <w:t>:</w:t>
      </w:r>
      <w:r w:rsidR="00667762" w:rsidRPr="0075336E">
        <w:rPr>
          <w:sz w:val="26"/>
          <w:szCs w:val="26"/>
        </w:rPr>
        <w:t xml:space="preserve"> </w:t>
      </w:r>
      <w:r w:rsidR="00DC0E54" w:rsidRPr="0075336E">
        <w:rPr>
          <w:sz w:val="26"/>
          <w:szCs w:val="26"/>
        </w:rPr>
        <w:tab/>
      </w:r>
    </w:p>
    <w:p w14:paraId="2D6F4CA3" w14:textId="77777777" w:rsidR="00B40B0C" w:rsidRPr="0075336E" w:rsidRDefault="00B40B0C" w:rsidP="00CA7978">
      <w:pPr>
        <w:tabs>
          <w:tab w:val="left" w:leader="dot" w:pos="9648"/>
          <w:tab w:val="left" w:leader="dot" w:pos="10080"/>
        </w:tabs>
        <w:jc w:val="both"/>
        <w:rPr>
          <w:sz w:val="26"/>
          <w:szCs w:val="26"/>
        </w:rPr>
      </w:pPr>
      <w:r w:rsidRPr="0075336E">
        <w:rPr>
          <w:i/>
          <w:sz w:val="26"/>
          <w:szCs w:val="26"/>
        </w:rPr>
        <w:t>(Viết</w:t>
      </w:r>
      <w:r w:rsidR="00DC0E54" w:rsidRPr="0075336E">
        <w:rPr>
          <w:i/>
          <w:sz w:val="26"/>
          <w:szCs w:val="26"/>
        </w:rPr>
        <w:t xml:space="preserve"> </w:t>
      </w:r>
      <w:r w:rsidRPr="0075336E">
        <w:rPr>
          <w:i/>
          <w:sz w:val="26"/>
          <w:szCs w:val="26"/>
        </w:rPr>
        <w:t>bằng</w:t>
      </w:r>
      <w:r w:rsidR="00DC0E54" w:rsidRPr="0075336E">
        <w:rPr>
          <w:i/>
          <w:sz w:val="26"/>
          <w:szCs w:val="26"/>
        </w:rPr>
        <w:t xml:space="preserve"> chữ:</w:t>
      </w:r>
      <w:r w:rsidR="00CA7978" w:rsidRPr="0075336E">
        <w:rPr>
          <w:sz w:val="26"/>
          <w:szCs w:val="26"/>
        </w:rPr>
        <w:t xml:space="preserve"> .........................................................................</w:t>
      </w:r>
      <w:r w:rsidR="00037DFF" w:rsidRPr="0075336E">
        <w:rPr>
          <w:sz w:val="26"/>
          <w:szCs w:val="26"/>
        </w:rPr>
        <w:t>...................</w:t>
      </w:r>
      <w:r w:rsidR="00CA7978" w:rsidRPr="0075336E">
        <w:rPr>
          <w:sz w:val="26"/>
          <w:szCs w:val="26"/>
        </w:rPr>
        <w:t>............................</w:t>
      </w:r>
      <w:r w:rsidR="00667762" w:rsidRPr="0075336E">
        <w:rPr>
          <w:sz w:val="26"/>
          <w:szCs w:val="26"/>
        </w:rPr>
        <w:t>)</w:t>
      </w:r>
    </w:p>
    <w:p w14:paraId="21DBCB61" w14:textId="77777777" w:rsidR="00667762" w:rsidRPr="006E23C4" w:rsidRDefault="00667762" w:rsidP="00CA7978">
      <w:pPr>
        <w:tabs>
          <w:tab w:val="left" w:leader="dot" w:pos="9648"/>
          <w:tab w:val="left" w:leader="dot" w:pos="10080"/>
        </w:tabs>
        <w:jc w:val="both"/>
        <w:rPr>
          <w:sz w:val="26"/>
          <w:szCs w:val="26"/>
        </w:rPr>
      </w:pPr>
      <w:r w:rsidRPr="006E23C4">
        <w:rPr>
          <w:sz w:val="26"/>
          <w:szCs w:val="26"/>
        </w:rPr>
        <w:t>Nộp theo chương ......loại.......khoản............hạng..........mục..........tiểu mục</w:t>
      </w:r>
      <w:r w:rsidR="00DC0E54" w:rsidRPr="006E23C4">
        <w:rPr>
          <w:sz w:val="26"/>
          <w:szCs w:val="26"/>
        </w:rPr>
        <w:tab/>
      </w:r>
    </w:p>
    <w:p w14:paraId="08160AA1" w14:textId="77777777" w:rsidR="00B40B0C" w:rsidRPr="006E23C4" w:rsidRDefault="00036116" w:rsidP="00CA7978">
      <w:pPr>
        <w:tabs>
          <w:tab w:val="left" w:leader="dot" w:pos="9648"/>
          <w:tab w:val="left" w:leader="dot" w:pos="10080"/>
        </w:tabs>
        <w:ind w:left="180" w:hanging="180"/>
        <w:rPr>
          <w:sz w:val="26"/>
          <w:szCs w:val="26"/>
        </w:rPr>
      </w:pPr>
      <w:r w:rsidRPr="006E23C4">
        <w:rPr>
          <w:b/>
          <w:sz w:val="26"/>
          <w:szCs w:val="26"/>
        </w:rPr>
        <w:t>3</w:t>
      </w:r>
      <w:r w:rsidR="00B40B0C" w:rsidRPr="006E23C4">
        <w:rPr>
          <w:b/>
          <w:sz w:val="26"/>
          <w:szCs w:val="26"/>
        </w:rPr>
        <w:t xml:space="preserve">. Địa điểm </w:t>
      </w:r>
      <w:r w:rsidR="003C30EE" w:rsidRPr="006E23C4">
        <w:rPr>
          <w:b/>
          <w:sz w:val="26"/>
          <w:szCs w:val="26"/>
        </w:rPr>
        <w:t>nộ</w:t>
      </w:r>
      <w:r w:rsidR="00B40B0C" w:rsidRPr="006E23C4">
        <w:rPr>
          <w:b/>
          <w:sz w:val="26"/>
          <w:szCs w:val="26"/>
        </w:rPr>
        <w:t>p</w:t>
      </w:r>
      <w:r w:rsidR="00DC0E54" w:rsidRPr="006E23C4">
        <w:rPr>
          <w:sz w:val="26"/>
          <w:szCs w:val="26"/>
        </w:rPr>
        <w:tab/>
      </w:r>
    </w:p>
    <w:p w14:paraId="50A2736A" w14:textId="77777777" w:rsidR="008369EB" w:rsidRPr="002664DF" w:rsidDel="004B3FAA" w:rsidRDefault="00036116" w:rsidP="00B4643C">
      <w:pPr>
        <w:tabs>
          <w:tab w:val="left" w:leader="dot" w:pos="10080"/>
        </w:tabs>
        <w:jc w:val="both"/>
        <w:rPr>
          <w:del w:id="173" w:author="Thietbi2007" w:date="2011-03-15T11:03:00Z"/>
          <w:sz w:val="26"/>
          <w:szCs w:val="26"/>
          <w:rPrChange w:id="174" w:author="Windows User" w:date="2014-08-22T11:19:00Z">
            <w:rPr>
              <w:del w:id="175" w:author="Thietbi2007" w:date="2011-03-15T11:03:00Z"/>
              <w:b/>
              <w:sz w:val="26"/>
              <w:szCs w:val="26"/>
            </w:rPr>
          </w:rPrChange>
        </w:rPr>
        <w:pPrChange w:id="176" w:author="Thietbi2007" w:date="2011-03-15T15:27:00Z">
          <w:pPr>
            <w:tabs>
              <w:tab w:val="left" w:leader="dot" w:pos="10080"/>
            </w:tabs>
            <w:ind w:left="540" w:hanging="540"/>
            <w:jc w:val="both"/>
          </w:pPr>
        </w:pPrChange>
      </w:pPr>
      <w:r w:rsidRPr="002664DF">
        <w:rPr>
          <w:b/>
          <w:sz w:val="26"/>
          <w:szCs w:val="26"/>
        </w:rPr>
        <w:t>4</w:t>
      </w:r>
      <w:r w:rsidR="000E5AE1" w:rsidRPr="002664DF">
        <w:rPr>
          <w:b/>
          <w:sz w:val="26"/>
          <w:szCs w:val="26"/>
        </w:rPr>
        <w:t>. Thời hạn nộp tiền</w:t>
      </w:r>
      <w:ins w:id="177" w:author="Thietbi2007" w:date="2011-03-15T11:04:00Z">
        <w:r w:rsidR="00AE7C99" w:rsidRPr="006E23C4">
          <w:rPr>
            <w:b/>
            <w:sz w:val="26"/>
            <w:szCs w:val="26"/>
          </w:rPr>
          <w:t xml:space="preserve">: </w:t>
        </w:r>
      </w:ins>
      <w:del w:id="178" w:author="Thietbi2007" w:date="2011-03-15T11:04:00Z">
        <w:r w:rsidR="000E5AE1" w:rsidRPr="002664DF" w:rsidDel="004B3FAA">
          <w:rPr>
            <w:sz w:val="26"/>
            <w:szCs w:val="26"/>
            <w:rPrChange w:id="179" w:author="Windows User" w:date="2014-08-22T11:19:00Z">
              <w:rPr>
                <w:b/>
                <w:sz w:val="26"/>
                <w:szCs w:val="26"/>
              </w:rPr>
            </w:rPrChange>
          </w:rPr>
          <w:delText xml:space="preserve"> c</w:delText>
        </w:r>
      </w:del>
      <w:ins w:id="180" w:author="Thietbi2007" w:date="2011-03-15T11:04:00Z">
        <w:r w:rsidR="00AE7C99" w:rsidRPr="002664DF">
          <w:rPr>
            <w:sz w:val="26"/>
            <w:szCs w:val="26"/>
            <w:rPrChange w:id="181" w:author="Windows User" w:date="2014-08-22T11:19:00Z">
              <w:rPr>
                <w:b/>
                <w:sz w:val="26"/>
                <w:szCs w:val="26"/>
              </w:rPr>
            </w:rPrChange>
          </w:rPr>
          <w:t>C</w:t>
        </w:r>
      </w:ins>
      <w:r w:rsidR="000E5AE1" w:rsidRPr="002664DF">
        <w:rPr>
          <w:sz w:val="26"/>
          <w:szCs w:val="26"/>
          <w:rPrChange w:id="182" w:author="Windows User" w:date="2014-08-22T11:19:00Z">
            <w:rPr>
              <w:b/>
              <w:sz w:val="26"/>
              <w:szCs w:val="26"/>
            </w:rPr>
          </w:rPrChange>
        </w:rPr>
        <w:t xml:space="preserve">hậm nhất </w:t>
      </w:r>
      <w:r w:rsidR="008369EB" w:rsidRPr="002664DF">
        <w:rPr>
          <w:sz w:val="26"/>
          <w:szCs w:val="26"/>
          <w:rPrChange w:id="183" w:author="Windows User" w:date="2014-08-22T11:19:00Z">
            <w:rPr>
              <w:b/>
              <w:sz w:val="26"/>
              <w:szCs w:val="26"/>
            </w:rPr>
          </w:rPrChange>
        </w:rPr>
        <w:t xml:space="preserve">là 30 ngày kể từ ngày </w:t>
      </w:r>
      <w:r w:rsidR="00077F5A" w:rsidRPr="002664DF">
        <w:rPr>
          <w:sz w:val="26"/>
          <w:szCs w:val="26"/>
          <w:rPrChange w:id="184" w:author="Windows User" w:date="2014-08-22T11:19:00Z">
            <w:rPr>
              <w:b/>
              <w:sz w:val="26"/>
              <w:szCs w:val="26"/>
            </w:rPr>
          </w:rPrChange>
        </w:rPr>
        <w:t xml:space="preserve">người nộp thuế </w:t>
      </w:r>
      <w:r w:rsidR="008369EB" w:rsidRPr="002664DF">
        <w:rPr>
          <w:sz w:val="26"/>
          <w:szCs w:val="26"/>
          <w:rPrChange w:id="185" w:author="Windows User" w:date="2014-08-22T11:19:00Z">
            <w:rPr>
              <w:b/>
              <w:sz w:val="26"/>
              <w:szCs w:val="26"/>
            </w:rPr>
          </w:rPrChange>
        </w:rPr>
        <w:t xml:space="preserve">nhận được thông báo này. </w:t>
      </w:r>
    </w:p>
    <w:p w14:paraId="03329ACE" w14:textId="77777777" w:rsidR="00B40B0C" w:rsidRPr="0086352F" w:rsidRDefault="008369EB" w:rsidP="00B4643C">
      <w:pPr>
        <w:tabs>
          <w:tab w:val="left" w:leader="dot" w:pos="10080"/>
        </w:tabs>
        <w:jc w:val="both"/>
        <w:rPr>
          <w:sz w:val="26"/>
          <w:szCs w:val="26"/>
          <w:rPrChange w:id="186" w:author="Thietbi2007" w:date="2011-03-15T11:04:00Z">
            <w:rPr>
              <w:b/>
              <w:sz w:val="26"/>
              <w:szCs w:val="26"/>
            </w:rPr>
          </w:rPrChange>
        </w:rPr>
        <w:pPrChange w:id="187" w:author="Thietbi2007" w:date="2011-03-15T15:27:00Z">
          <w:pPr>
            <w:tabs>
              <w:tab w:val="left" w:leader="dot" w:pos="10080"/>
            </w:tabs>
            <w:ind w:left="540" w:hanging="540"/>
            <w:jc w:val="both"/>
          </w:pPr>
        </w:pPrChange>
      </w:pPr>
      <w:del w:id="188" w:author="Thietbi2007" w:date="2011-03-15T11:03:00Z">
        <w:r w:rsidRPr="002664DF" w:rsidDel="004B3FAA">
          <w:rPr>
            <w:sz w:val="26"/>
            <w:szCs w:val="26"/>
            <w:rPrChange w:id="189" w:author="Windows User" w:date="2014-08-22T11:19:00Z">
              <w:rPr>
                <w:b/>
                <w:sz w:val="26"/>
                <w:szCs w:val="26"/>
              </w:rPr>
            </w:rPrChange>
          </w:rPr>
          <w:delText xml:space="preserve">        </w:delText>
        </w:r>
      </w:del>
      <w:r w:rsidR="000E5AE1" w:rsidRPr="002664DF">
        <w:rPr>
          <w:sz w:val="26"/>
          <w:szCs w:val="26"/>
          <w:rPrChange w:id="190" w:author="Windows User" w:date="2014-08-22T11:19:00Z">
            <w:rPr>
              <w:b/>
              <w:sz w:val="26"/>
              <w:szCs w:val="26"/>
            </w:rPr>
          </w:rPrChange>
        </w:rPr>
        <w:t xml:space="preserve">Quá thời hạn nêu trên </w:t>
      </w:r>
      <w:r w:rsidR="00B40B0C" w:rsidRPr="002664DF">
        <w:rPr>
          <w:sz w:val="26"/>
          <w:szCs w:val="26"/>
          <w:rPrChange w:id="191" w:author="Windows User" w:date="2014-08-22T11:19:00Z">
            <w:rPr>
              <w:b/>
              <w:sz w:val="26"/>
              <w:szCs w:val="26"/>
            </w:rPr>
          </w:rPrChange>
        </w:rPr>
        <w:t xml:space="preserve">mà </w:t>
      </w:r>
      <w:r w:rsidR="00077F5A" w:rsidRPr="002664DF">
        <w:rPr>
          <w:sz w:val="26"/>
          <w:szCs w:val="26"/>
          <w:rPrChange w:id="192" w:author="Windows User" w:date="2014-08-22T11:19:00Z">
            <w:rPr>
              <w:b/>
              <w:sz w:val="26"/>
              <w:szCs w:val="26"/>
            </w:rPr>
          </w:rPrChange>
        </w:rPr>
        <w:t>người nộp thuế</w:t>
      </w:r>
      <w:r w:rsidR="00077F5A" w:rsidRPr="002664DF">
        <w:rPr>
          <w:sz w:val="26"/>
          <w:szCs w:val="26"/>
          <w:rPrChange w:id="193" w:author="Windows User" w:date="2014-08-22T11:19:00Z">
            <w:rPr>
              <w:b/>
              <w:color w:val="FF0000"/>
              <w:sz w:val="26"/>
              <w:szCs w:val="26"/>
            </w:rPr>
          </w:rPrChange>
        </w:rPr>
        <w:t xml:space="preserve"> </w:t>
      </w:r>
      <w:r w:rsidR="00B40B0C" w:rsidRPr="002664DF">
        <w:rPr>
          <w:sz w:val="26"/>
          <w:szCs w:val="26"/>
          <w:rPrChange w:id="194" w:author="Windows User" w:date="2014-08-22T11:19:00Z">
            <w:rPr>
              <w:b/>
              <w:sz w:val="26"/>
              <w:szCs w:val="26"/>
            </w:rPr>
          </w:rPrChange>
        </w:rPr>
        <w:t xml:space="preserve">chưa nộp thì mỗi ngày chậm nộp </w:t>
      </w:r>
      <w:del w:id="195" w:author="Thietbi2007" w:date="2014-08-13T11:26:00Z">
        <w:r w:rsidR="00B40B0C" w:rsidRPr="002664DF" w:rsidDel="0086352F">
          <w:rPr>
            <w:sz w:val="26"/>
            <w:szCs w:val="26"/>
            <w:rPrChange w:id="196" w:author="Windows User" w:date="2014-08-22T11:19:00Z">
              <w:rPr>
                <w:b/>
                <w:sz w:val="26"/>
                <w:szCs w:val="26"/>
              </w:rPr>
            </w:rPrChange>
          </w:rPr>
          <w:delText xml:space="preserve">bị phạt </w:delText>
        </w:r>
        <w:r w:rsidR="00EC0869" w:rsidRPr="002664DF" w:rsidDel="0086352F">
          <w:rPr>
            <w:sz w:val="26"/>
            <w:szCs w:val="26"/>
            <w:rPrChange w:id="197" w:author="Windows User" w:date="2014-08-22T11:19:00Z">
              <w:rPr>
                <w:b/>
                <w:sz w:val="26"/>
                <w:szCs w:val="26"/>
              </w:rPr>
            </w:rPrChange>
          </w:rPr>
          <w:delText xml:space="preserve">theo mức </w:delText>
        </w:r>
        <w:r w:rsidR="00B40B0C" w:rsidRPr="002664DF" w:rsidDel="0086352F">
          <w:rPr>
            <w:sz w:val="26"/>
            <w:szCs w:val="26"/>
            <w:rPrChange w:id="198" w:author="Windows User" w:date="2014-08-22T11:19:00Z">
              <w:rPr>
                <w:b/>
                <w:sz w:val="26"/>
                <w:szCs w:val="26"/>
              </w:rPr>
            </w:rPrChange>
          </w:rPr>
          <w:delText xml:space="preserve">0.05% số tiền chậm nộp /ngày. </w:delText>
        </w:r>
      </w:del>
      <w:ins w:id="199" w:author="Thietbi2007" w:date="2014-08-13T11:26:00Z">
        <w:r w:rsidR="0086352F" w:rsidRPr="002664DF">
          <w:rPr>
            <w:sz w:val="26"/>
            <w:szCs w:val="26"/>
          </w:rPr>
          <w:t>phải trả tiền chậm nộp theo quy định của Luật Quản lý thuế.</w:t>
        </w:r>
      </w:ins>
    </w:p>
    <w:p w14:paraId="47697686" w14:textId="77777777" w:rsidR="00EC0869" w:rsidRPr="0075336E" w:rsidRDefault="00EC0869" w:rsidP="00EC0869">
      <w:pPr>
        <w:tabs>
          <w:tab w:val="left" w:leader="dot" w:pos="10080"/>
        </w:tabs>
        <w:jc w:val="both"/>
        <w:rPr>
          <w:b/>
          <w:sz w:val="26"/>
          <w:szCs w:val="26"/>
        </w:rPr>
      </w:pPr>
    </w:p>
    <w:p w14:paraId="33F4DA89" w14:textId="77777777" w:rsidR="003C30EE" w:rsidRPr="0075336E" w:rsidRDefault="00036116" w:rsidP="00DC0E54">
      <w:pPr>
        <w:tabs>
          <w:tab w:val="left" w:leader="dot" w:pos="10080"/>
        </w:tabs>
        <w:jc w:val="both"/>
        <w:rPr>
          <w:sz w:val="26"/>
          <w:szCs w:val="26"/>
        </w:rPr>
      </w:pPr>
      <w:r w:rsidRPr="0075336E">
        <w:rPr>
          <w:b/>
          <w:sz w:val="26"/>
          <w:szCs w:val="26"/>
        </w:rPr>
        <w:t>5</w:t>
      </w:r>
      <w:r w:rsidR="00B40B0C" w:rsidRPr="0075336E">
        <w:rPr>
          <w:b/>
          <w:sz w:val="26"/>
          <w:szCs w:val="26"/>
        </w:rPr>
        <w:t xml:space="preserve">. </w:t>
      </w:r>
      <w:r w:rsidR="00EC0869" w:rsidRPr="0075336E">
        <w:rPr>
          <w:b/>
          <w:sz w:val="26"/>
          <w:szCs w:val="26"/>
        </w:rPr>
        <w:t xml:space="preserve">Trường hợp không </w:t>
      </w:r>
      <w:r w:rsidR="00B40B0C" w:rsidRPr="0075336E">
        <w:rPr>
          <w:b/>
          <w:sz w:val="26"/>
          <w:szCs w:val="26"/>
        </w:rPr>
        <w:t xml:space="preserve"> thu lệ phí trước bạ :</w:t>
      </w:r>
      <w:r w:rsidR="00B40B0C" w:rsidRPr="0075336E">
        <w:rPr>
          <w:sz w:val="26"/>
          <w:szCs w:val="26"/>
        </w:rPr>
        <w:t xml:space="preserve"> Chủ tài sản thuộc diện không phải nộp LPTB theo quy định tại </w:t>
      </w:r>
      <w:r w:rsidR="00EC0869" w:rsidRPr="0075336E">
        <w:rPr>
          <w:sz w:val="26"/>
          <w:szCs w:val="26"/>
        </w:rPr>
        <w:t xml:space="preserve"> (ghi rõ căn cứ theo VBQPPL áp dụng)</w:t>
      </w:r>
    </w:p>
    <w:p w14:paraId="53707ACE" w14:textId="77777777" w:rsidR="0029281E" w:rsidRPr="0075336E" w:rsidRDefault="001F79C2" w:rsidP="00994366">
      <w:pPr>
        <w:jc w:val="both"/>
        <w:rPr>
          <w:sz w:val="26"/>
          <w:szCs w:val="26"/>
        </w:rPr>
      </w:pPr>
      <w:r w:rsidRPr="0075336E">
        <w:rPr>
          <w:sz w:val="26"/>
          <w:szCs w:val="26"/>
        </w:rPr>
        <w:t>.....................................................................................................................................................</w:t>
      </w:r>
    </w:p>
    <w:p w14:paraId="1D242427" w14:textId="77777777" w:rsidR="001F79C2" w:rsidRPr="006E23C4" w:rsidRDefault="001F79C2" w:rsidP="001F79C2">
      <w:pPr>
        <w:jc w:val="both"/>
        <w:rPr>
          <w:sz w:val="26"/>
          <w:szCs w:val="26"/>
        </w:rPr>
      </w:pPr>
      <w:r w:rsidRPr="006E23C4">
        <w:rPr>
          <w:sz w:val="26"/>
          <w:szCs w:val="26"/>
        </w:rPr>
        <w:t>.....................................................................................................................................................</w:t>
      </w:r>
    </w:p>
    <w:p w14:paraId="0E8BB48D" w14:textId="77777777" w:rsidR="001F79C2" w:rsidRPr="006E23C4" w:rsidRDefault="001F79C2" w:rsidP="001F79C2">
      <w:pPr>
        <w:jc w:val="both"/>
        <w:rPr>
          <w:sz w:val="26"/>
          <w:szCs w:val="26"/>
        </w:rPr>
      </w:pPr>
      <w:r w:rsidRPr="006E23C4">
        <w:rPr>
          <w:sz w:val="26"/>
          <w:szCs w:val="26"/>
        </w:rPr>
        <w:t>.....................................................................................................................................................</w:t>
      </w:r>
    </w:p>
    <w:p w14:paraId="209A4A89" w14:textId="77777777" w:rsidR="001F79C2" w:rsidRPr="006E23C4" w:rsidRDefault="001F79C2" w:rsidP="001F79C2">
      <w:pPr>
        <w:jc w:val="both"/>
        <w:rPr>
          <w:sz w:val="26"/>
          <w:szCs w:val="26"/>
        </w:rPr>
      </w:pPr>
      <w:r w:rsidRPr="006E23C4">
        <w:rPr>
          <w:sz w:val="26"/>
          <w:szCs w:val="26"/>
        </w:rPr>
        <w:t>.....................................................................................................................................................</w:t>
      </w:r>
    </w:p>
    <w:p w14:paraId="5A2A1DEB" w14:textId="77777777" w:rsidR="001F79C2" w:rsidRPr="006E23C4" w:rsidRDefault="001F79C2" w:rsidP="001F79C2">
      <w:pPr>
        <w:jc w:val="both"/>
        <w:rPr>
          <w:sz w:val="26"/>
          <w:szCs w:val="26"/>
        </w:rPr>
      </w:pPr>
      <w:r w:rsidRPr="006E23C4">
        <w:rPr>
          <w:sz w:val="26"/>
          <w:szCs w:val="26"/>
        </w:rPr>
        <w:t>.....................................................................................................................................................</w:t>
      </w:r>
    </w:p>
    <w:p w14:paraId="1CCAAA66" w14:textId="77777777" w:rsidR="00EC0869" w:rsidRPr="006E23C4" w:rsidRDefault="00C661E9" w:rsidP="00EC0869">
      <w:pPr>
        <w:tabs>
          <w:tab w:val="left" w:leader="dot" w:pos="10080"/>
        </w:tabs>
        <w:jc w:val="both"/>
        <w:rPr>
          <w:sz w:val="26"/>
          <w:szCs w:val="26"/>
        </w:rPr>
      </w:pPr>
      <w:r w:rsidRPr="006E23C4">
        <w:rPr>
          <w:b/>
          <w:sz w:val="26"/>
          <w:szCs w:val="26"/>
        </w:rPr>
        <w:t xml:space="preserve">6. </w:t>
      </w:r>
      <w:r w:rsidR="00EC0869" w:rsidRPr="006E23C4">
        <w:rPr>
          <w:b/>
          <w:sz w:val="26"/>
          <w:szCs w:val="26"/>
        </w:rPr>
        <w:t>Trường hợp m</w:t>
      </w:r>
      <w:r w:rsidRPr="006E23C4">
        <w:rPr>
          <w:b/>
          <w:sz w:val="26"/>
          <w:szCs w:val="26"/>
        </w:rPr>
        <w:t>iễn nộp lệ phí trước bạ</w:t>
      </w:r>
      <w:r w:rsidR="00EC0869" w:rsidRPr="006E23C4">
        <w:rPr>
          <w:b/>
          <w:sz w:val="26"/>
          <w:szCs w:val="26"/>
        </w:rPr>
        <w:t xml:space="preserve">: </w:t>
      </w:r>
      <w:r w:rsidRPr="006E23C4">
        <w:rPr>
          <w:sz w:val="26"/>
          <w:szCs w:val="26"/>
        </w:rPr>
        <w:t xml:space="preserve">Chủ tài sản thuộc diện được miễn nộp LPTB theo quy định tại </w:t>
      </w:r>
      <w:r w:rsidR="00EC0869" w:rsidRPr="006E23C4">
        <w:rPr>
          <w:sz w:val="26"/>
          <w:szCs w:val="26"/>
        </w:rPr>
        <w:t>(ghi rõ căn cứ theo VBQPPL áp dụng)</w:t>
      </w:r>
    </w:p>
    <w:p w14:paraId="25F7BF5B" w14:textId="77777777" w:rsidR="001F79C2" w:rsidRPr="006E23C4" w:rsidRDefault="001F79C2" w:rsidP="001F79C2">
      <w:pPr>
        <w:jc w:val="both"/>
        <w:rPr>
          <w:sz w:val="26"/>
          <w:szCs w:val="26"/>
        </w:rPr>
      </w:pPr>
      <w:r w:rsidRPr="006E23C4">
        <w:rPr>
          <w:sz w:val="26"/>
          <w:szCs w:val="26"/>
        </w:rPr>
        <w:t>.....................................................................................................................................................</w:t>
      </w:r>
    </w:p>
    <w:p w14:paraId="2C74D7A8" w14:textId="77777777" w:rsidR="001F79C2" w:rsidRPr="006E23C4" w:rsidRDefault="001F79C2" w:rsidP="001F79C2">
      <w:pPr>
        <w:jc w:val="both"/>
        <w:rPr>
          <w:sz w:val="26"/>
          <w:szCs w:val="26"/>
        </w:rPr>
      </w:pPr>
      <w:r w:rsidRPr="006E23C4">
        <w:rPr>
          <w:sz w:val="26"/>
          <w:szCs w:val="26"/>
        </w:rPr>
        <w:t>.....................................................................................................................................................</w:t>
      </w:r>
    </w:p>
    <w:p w14:paraId="19821A74" w14:textId="77777777" w:rsidR="001F79C2" w:rsidRPr="006E23C4" w:rsidRDefault="001F79C2" w:rsidP="001F79C2">
      <w:pPr>
        <w:jc w:val="both"/>
        <w:rPr>
          <w:sz w:val="26"/>
          <w:szCs w:val="26"/>
        </w:rPr>
      </w:pPr>
      <w:r w:rsidRPr="006E23C4">
        <w:rPr>
          <w:sz w:val="26"/>
          <w:szCs w:val="26"/>
        </w:rPr>
        <w:t>.....................................................................................................................................................</w:t>
      </w:r>
    </w:p>
    <w:p w14:paraId="2F3DA67D" w14:textId="77777777" w:rsidR="00994366" w:rsidRPr="0075336E" w:rsidRDefault="00994366" w:rsidP="00EC0869">
      <w:pPr>
        <w:ind w:firstLine="720"/>
        <w:jc w:val="both"/>
        <w:rPr>
          <w:sz w:val="26"/>
          <w:szCs w:val="26"/>
          <w:rPrChange w:id="200" w:author="Thietbi2007" w:date="2011-03-14T16:56:00Z">
            <w:rPr>
              <w:sz w:val="26"/>
              <w:szCs w:val="26"/>
              <w:lang w:val="nl-NL"/>
            </w:rPr>
          </w:rPrChange>
        </w:rPr>
      </w:pPr>
      <w:r w:rsidRPr="006E23C4">
        <w:rPr>
          <w:sz w:val="26"/>
          <w:szCs w:val="26"/>
        </w:rPr>
        <w:t xml:space="preserve">Nếu có vướng mắc, đề nghị người nộp thuế liên hệ với </w:t>
      </w:r>
      <w:r w:rsidR="00EC0869" w:rsidRPr="006E23C4">
        <w:rPr>
          <w:sz w:val="26"/>
          <w:szCs w:val="26"/>
        </w:rPr>
        <w:t>…(</w:t>
      </w:r>
      <w:r w:rsidR="00EC0869" w:rsidRPr="006E23C4">
        <w:rPr>
          <w:i/>
          <w:sz w:val="26"/>
          <w:szCs w:val="26"/>
        </w:rPr>
        <w:t xml:space="preserve">tên </w:t>
      </w:r>
      <w:r w:rsidRPr="006E23C4">
        <w:rPr>
          <w:i/>
          <w:sz w:val="26"/>
          <w:szCs w:val="26"/>
        </w:rPr>
        <w:t>cơ quan thuế</w:t>
      </w:r>
      <w:r w:rsidR="00EC0869" w:rsidRPr="006E23C4">
        <w:rPr>
          <w:i/>
          <w:sz w:val="26"/>
          <w:szCs w:val="26"/>
        </w:rPr>
        <w:t>)</w:t>
      </w:r>
      <w:r w:rsidRPr="006E23C4">
        <w:rPr>
          <w:sz w:val="26"/>
          <w:szCs w:val="26"/>
        </w:rPr>
        <w:t xml:space="preserve">... </w:t>
      </w:r>
      <w:r w:rsidRPr="0075336E">
        <w:rPr>
          <w:sz w:val="26"/>
          <w:szCs w:val="26"/>
          <w:rPrChange w:id="201" w:author="Thietbi2007" w:date="2011-03-14T16:56:00Z">
            <w:rPr>
              <w:sz w:val="26"/>
              <w:szCs w:val="26"/>
              <w:lang w:val="nl-NL"/>
            </w:rPr>
          </w:rPrChange>
        </w:rPr>
        <w:t xml:space="preserve">theo số điện thoại: ............................ địa chỉ: .................................. </w:t>
      </w:r>
    </w:p>
    <w:p w14:paraId="6B28D4C9" w14:textId="77777777" w:rsidR="00994366" w:rsidRPr="0075336E" w:rsidRDefault="008A254D" w:rsidP="00994366">
      <w:pPr>
        <w:jc w:val="both"/>
        <w:rPr>
          <w:sz w:val="26"/>
          <w:szCs w:val="26"/>
          <w:rPrChange w:id="202" w:author="Thietbi2007" w:date="2011-03-14T16:56:00Z">
            <w:rPr>
              <w:sz w:val="26"/>
              <w:szCs w:val="26"/>
              <w:lang w:val="nl-NL"/>
            </w:rPr>
          </w:rPrChange>
        </w:rPr>
      </w:pPr>
      <w:r w:rsidRPr="0075336E">
        <w:rPr>
          <w:sz w:val="26"/>
          <w:szCs w:val="26"/>
          <w:rPrChange w:id="203" w:author="Thietbi2007" w:date="2011-03-14T16:56:00Z">
            <w:rPr>
              <w:color w:val="800080"/>
              <w:sz w:val="26"/>
              <w:szCs w:val="26"/>
              <w:lang w:val="nl-NL"/>
            </w:rPr>
          </w:rPrChange>
        </w:rPr>
        <w:t>(</w:t>
      </w:r>
      <w:r w:rsidR="00994366" w:rsidRPr="0075336E">
        <w:rPr>
          <w:sz w:val="26"/>
          <w:szCs w:val="26"/>
          <w:rPrChange w:id="204" w:author="Thietbi2007" w:date="2011-03-14T16:56:00Z">
            <w:rPr>
              <w:color w:val="800080"/>
              <w:sz w:val="26"/>
              <w:szCs w:val="26"/>
              <w:lang w:val="nl-NL"/>
            </w:rPr>
          </w:rPrChange>
        </w:rPr>
        <w:t>Cơ quan thuế</w:t>
      </w:r>
      <w:r w:rsidRPr="0075336E">
        <w:rPr>
          <w:sz w:val="26"/>
          <w:szCs w:val="26"/>
          <w:rPrChange w:id="205" w:author="Thietbi2007" w:date="2011-03-14T16:56:00Z">
            <w:rPr>
              <w:color w:val="800080"/>
              <w:sz w:val="26"/>
              <w:szCs w:val="26"/>
              <w:lang w:val="nl-NL"/>
            </w:rPr>
          </w:rPrChange>
        </w:rPr>
        <w:t>)</w:t>
      </w:r>
      <w:r w:rsidR="00994366" w:rsidRPr="0075336E">
        <w:rPr>
          <w:sz w:val="26"/>
          <w:szCs w:val="26"/>
          <w:rPrChange w:id="206" w:author="Thietbi2007" w:date="2011-03-14T16:56:00Z">
            <w:rPr>
              <w:color w:val="800080"/>
              <w:sz w:val="26"/>
              <w:szCs w:val="26"/>
              <w:lang w:val="nl-NL"/>
            </w:rPr>
          </w:rPrChange>
        </w:rPr>
        <w:t>.............</w:t>
      </w:r>
      <w:r w:rsidR="00994366" w:rsidRPr="0075336E">
        <w:rPr>
          <w:sz w:val="26"/>
          <w:szCs w:val="26"/>
          <w:rPrChange w:id="207" w:author="Thietbi2007" w:date="2011-03-14T16:56:00Z">
            <w:rPr>
              <w:sz w:val="26"/>
              <w:szCs w:val="26"/>
              <w:lang w:val="nl-NL"/>
            </w:rPr>
          </w:rPrChange>
        </w:rPr>
        <w:t xml:space="preserve"> thông báo để người nộp thuế được biết</w:t>
      </w:r>
      <w:r w:rsidR="0029281E" w:rsidRPr="0075336E">
        <w:rPr>
          <w:sz w:val="26"/>
          <w:szCs w:val="26"/>
          <w:rPrChange w:id="208" w:author="Thietbi2007" w:date="2011-03-14T16:56:00Z">
            <w:rPr>
              <w:sz w:val="26"/>
              <w:szCs w:val="26"/>
              <w:lang w:val="nl-NL"/>
            </w:rPr>
          </w:rPrChange>
        </w:rPr>
        <w:t xml:space="preserve"> và thực hiện</w:t>
      </w:r>
      <w:r w:rsidR="00994366" w:rsidRPr="0075336E">
        <w:rPr>
          <w:sz w:val="26"/>
          <w:szCs w:val="26"/>
          <w:rPrChange w:id="209" w:author="Thietbi2007" w:date="2011-03-14T16:56:00Z">
            <w:rPr>
              <w:sz w:val="26"/>
              <w:szCs w:val="26"/>
              <w:lang w:val="nl-NL"/>
            </w:rPr>
          </w:rPrChange>
        </w:rPr>
        <w:t>./.</w:t>
      </w:r>
    </w:p>
    <w:p w14:paraId="187818E2" w14:textId="77777777" w:rsidR="00061805" w:rsidRPr="0075336E" w:rsidRDefault="00061805" w:rsidP="00994366">
      <w:pPr>
        <w:jc w:val="both"/>
        <w:rPr>
          <w:sz w:val="26"/>
          <w:szCs w:val="26"/>
          <w:rPrChange w:id="210" w:author="Thietbi2007" w:date="2011-03-14T16:56:00Z">
            <w:rPr>
              <w:sz w:val="26"/>
              <w:szCs w:val="26"/>
              <w:lang w:val="nl-NL"/>
            </w:rPr>
          </w:rPrChange>
        </w:rPr>
      </w:pPr>
    </w:p>
    <w:tbl>
      <w:tblPr>
        <w:tblW w:w="9770" w:type="dxa"/>
        <w:tblInd w:w="-172" w:type="dxa"/>
        <w:tblBorders>
          <w:bottom w:val="dotted" w:sz="4" w:space="0" w:color="auto"/>
          <w:insideH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"/>
        <w:gridCol w:w="4900"/>
        <w:gridCol w:w="4590"/>
      </w:tblGrid>
      <w:tr w:rsidR="00061805" w:rsidRPr="006E23C4" w14:paraId="21B94DF6" w14:textId="77777777">
        <w:tblPrEx>
          <w:tblCellMar>
            <w:top w:w="0" w:type="dxa"/>
            <w:bottom w:w="0" w:type="dxa"/>
          </w:tblCellMar>
        </w:tblPrEx>
        <w:tc>
          <w:tcPr>
            <w:tcW w:w="5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5F654D" w14:textId="77777777" w:rsidR="00061805" w:rsidRPr="0075336E" w:rsidDel="006312EE" w:rsidRDefault="00061805" w:rsidP="00E2169F">
            <w:pPr>
              <w:jc w:val="center"/>
              <w:rPr>
                <w:del w:id="211" w:author="Thietbi2007" w:date="2011-03-15T13:54:00Z"/>
                <w:b/>
                <w:bCs/>
                <w:sz w:val="22"/>
                <w:szCs w:val="22"/>
                <w:rPrChange w:id="212" w:author="Thietbi2007" w:date="2011-03-14T16:56:00Z">
                  <w:rPr>
                    <w:del w:id="213" w:author="Thietbi2007" w:date="2011-03-15T13:54:00Z"/>
                    <w:b/>
                    <w:bCs/>
                    <w:sz w:val="22"/>
                    <w:szCs w:val="22"/>
                    <w:lang w:val="nl-NL"/>
                  </w:rPr>
                </w:rPrChange>
              </w:rPr>
            </w:pPr>
          </w:p>
          <w:p w14:paraId="30BE1497" w14:textId="77777777" w:rsidR="00061805" w:rsidRPr="0075336E" w:rsidRDefault="00061805" w:rsidP="00E2169F">
            <w:pPr>
              <w:jc w:val="center"/>
              <w:rPr>
                <w:b/>
                <w:bCs/>
                <w:sz w:val="22"/>
                <w:szCs w:val="22"/>
                <w:rPrChange w:id="214" w:author="Thietbi2007" w:date="2011-03-14T16:56:00Z">
                  <w:rPr>
                    <w:b/>
                    <w:bCs/>
                    <w:sz w:val="22"/>
                    <w:szCs w:val="22"/>
                    <w:lang w:val="nl-NL"/>
                  </w:rPr>
                </w:rPrChange>
              </w:rPr>
            </w:pPr>
          </w:p>
          <w:p w14:paraId="0728A1A0" w14:textId="77777777" w:rsidR="00061805" w:rsidRPr="0075336E" w:rsidRDefault="00061805" w:rsidP="00E2169F">
            <w:pPr>
              <w:jc w:val="center"/>
              <w:rPr>
                <w:b/>
                <w:bCs/>
                <w:sz w:val="22"/>
                <w:szCs w:val="22"/>
                <w:lang w:val="nl-NL"/>
                <w:rPrChange w:id="215" w:author="Thietbi2007" w:date="2011-03-14T16:56:00Z">
                  <w:rPr>
                    <w:b/>
                    <w:bCs/>
                    <w:sz w:val="22"/>
                    <w:szCs w:val="22"/>
                  </w:rPr>
                </w:rPrChange>
              </w:rPr>
            </w:pPr>
            <w:r w:rsidRPr="0075336E">
              <w:rPr>
                <w:b/>
                <w:bCs/>
                <w:sz w:val="22"/>
                <w:szCs w:val="22"/>
                <w:lang w:val="nl-NL"/>
                <w:rPrChange w:id="216" w:author="Thietbi2007" w:date="2011-03-14T16:56:00Z">
                  <w:rPr>
                    <w:b/>
                    <w:bCs/>
                    <w:sz w:val="22"/>
                    <w:szCs w:val="22"/>
                  </w:rPr>
                </w:rPrChange>
              </w:rPr>
              <w:t>NGƯỜI NHẬN THÔNG BÁO</w:t>
            </w:r>
          </w:p>
          <w:p w14:paraId="3CCD3684" w14:textId="77777777" w:rsidR="00061805" w:rsidRPr="0075336E" w:rsidRDefault="00061805" w:rsidP="00E2169F">
            <w:pPr>
              <w:jc w:val="center"/>
              <w:rPr>
                <w:b/>
                <w:bCs/>
                <w:sz w:val="22"/>
                <w:szCs w:val="22"/>
                <w:lang w:val="nl-NL"/>
                <w:rPrChange w:id="217" w:author="Thietbi2007" w:date="2011-03-14T16:56:00Z">
                  <w:rPr>
                    <w:b/>
                    <w:bCs/>
                    <w:sz w:val="22"/>
                    <w:szCs w:val="22"/>
                  </w:rPr>
                </w:rPrChange>
              </w:rPr>
            </w:pPr>
            <w:r w:rsidRPr="0075336E">
              <w:rPr>
                <w:b/>
                <w:bCs/>
                <w:sz w:val="22"/>
                <w:szCs w:val="22"/>
                <w:lang w:val="nl-NL"/>
                <w:rPrChange w:id="218" w:author="Thietbi2007" w:date="2011-03-14T16:56:00Z">
                  <w:rPr>
                    <w:b/>
                    <w:bCs/>
                    <w:sz w:val="22"/>
                    <w:szCs w:val="22"/>
                  </w:rPr>
                </w:rPrChange>
              </w:rPr>
              <w:t xml:space="preserve">NỘP </w:t>
            </w:r>
            <w:r w:rsidR="00C61512" w:rsidRPr="0075336E">
              <w:rPr>
                <w:b/>
                <w:bCs/>
                <w:sz w:val="22"/>
                <w:szCs w:val="22"/>
                <w:lang w:val="nl-NL"/>
                <w:rPrChange w:id="219" w:author="Thietbi2007" w:date="2011-03-14T16:56:00Z">
                  <w:rPr>
                    <w:b/>
                    <w:bCs/>
                    <w:sz w:val="22"/>
                    <w:szCs w:val="22"/>
                  </w:rPr>
                </w:rPrChange>
              </w:rPr>
              <w:t>LỆ PHÍ TRƯỚC BẠ</w:t>
            </w:r>
          </w:p>
          <w:p w14:paraId="27B1330E" w14:textId="77777777" w:rsidR="00061805" w:rsidRPr="0075336E" w:rsidRDefault="00061805" w:rsidP="00E2169F">
            <w:pPr>
              <w:jc w:val="center"/>
              <w:rPr>
                <w:bCs/>
                <w:i/>
              </w:rPr>
            </w:pPr>
            <w:r w:rsidRPr="0075336E">
              <w:rPr>
                <w:bCs/>
                <w:i/>
              </w:rPr>
              <w:t>Ngày ..…. tháng ..…. năm 20</w:t>
            </w:r>
            <w:r w:rsidR="006D534A" w:rsidRPr="0075336E">
              <w:rPr>
                <w:bCs/>
                <w:i/>
              </w:rPr>
              <w:t>1</w:t>
            </w:r>
            <w:r w:rsidRPr="0075336E">
              <w:rPr>
                <w:bCs/>
                <w:i/>
              </w:rPr>
              <w:t>.....…</w:t>
            </w:r>
          </w:p>
          <w:p w14:paraId="54007667" w14:textId="77777777" w:rsidR="00061805" w:rsidRPr="0075336E" w:rsidRDefault="0067434F" w:rsidP="00E2169F">
            <w:pPr>
              <w:jc w:val="center"/>
            </w:pPr>
            <w:ins w:id="220" w:author="Thietbi2007" w:date="2011-03-07T09:47:00Z">
              <w:r w:rsidRPr="0075336E">
                <w:rPr>
                  <w:sz w:val="26"/>
                  <w:szCs w:val="26"/>
                  <w:rPrChange w:id="221" w:author="Thietbi2007" w:date="2011-03-14T16:56:00Z">
                    <w:rPr>
                      <w:color w:val="FF0000"/>
                      <w:sz w:val="26"/>
                      <w:szCs w:val="26"/>
                      <w:lang w:val="nl-NL"/>
                    </w:rPr>
                  </w:rPrChange>
                </w:rPr>
                <w:t>Ký, ghi rõ họ tên, chức vụ  và đóng dấu (nếu có)</w:t>
              </w:r>
            </w:ins>
            <w:del w:id="222" w:author="Thietbi2007" w:date="2011-03-07T09:47:00Z">
              <w:r w:rsidR="00061805" w:rsidRPr="0075336E" w:rsidDel="0067434F">
                <w:rPr>
                  <w:bCs/>
                </w:rPr>
                <w:delText>Ký tên, đóng dấu (ghi rõ họ tên và chức vụ)</w:delText>
              </w:r>
            </w:del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30CB30D9" w14:textId="77777777" w:rsidR="00061805" w:rsidRPr="0075336E" w:rsidRDefault="00061805" w:rsidP="00E2169F">
            <w:pPr>
              <w:jc w:val="center"/>
              <w:rPr>
                <w:b/>
                <w:bCs/>
              </w:rPr>
            </w:pPr>
            <w:r w:rsidRPr="0075336E">
              <w:rPr>
                <w:b/>
                <w:bCs/>
              </w:rPr>
              <w:t>THỦ TRƯỞNG CƠ QUAN THUẾ</w:t>
            </w:r>
          </w:p>
          <w:p w14:paraId="7E1DD017" w14:textId="77777777" w:rsidR="00061805" w:rsidRPr="0075336E" w:rsidRDefault="00061805" w:rsidP="00E2169F">
            <w:pPr>
              <w:jc w:val="center"/>
              <w:rPr>
                <w:b/>
                <w:bCs/>
              </w:rPr>
            </w:pPr>
            <w:r w:rsidRPr="0075336E">
              <w:rPr>
                <w:b/>
                <w:bCs/>
              </w:rPr>
              <w:t xml:space="preserve"> RA THÔNG BÁO</w:t>
            </w:r>
          </w:p>
          <w:p w14:paraId="58C50BB3" w14:textId="77777777" w:rsidR="00061805" w:rsidRPr="0075336E" w:rsidRDefault="00061805" w:rsidP="00E2169F">
            <w:pPr>
              <w:jc w:val="center"/>
              <w:rPr>
                <w:iCs/>
              </w:rPr>
            </w:pPr>
            <w:r w:rsidRPr="0075336E">
              <w:rPr>
                <w:iCs/>
              </w:rPr>
              <w:t>(Ký, ghi rõ họ tên, đóng dấu)</w:t>
            </w:r>
          </w:p>
          <w:p w14:paraId="1A5EA9EC" w14:textId="77777777" w:rsidR="00061805" w:rsidRPr="0075336E" w:rsidRDefault="00061805" w:rsidP="00E2169F">
            <w:pPr>
              <w:jc w:val="center"/>
              <w:rPr>
                <w:i/>
              </w:rPr>
            </w:pPr>
          </w:p>
          <w:p w14:paraId="3CA978AF" w14:textId="77777777" w:rsidR="00061805" w:rsidRPr="0075336E" w:rsidRDefault="00061805" w:rsidP="00E2169F">
            <w:pPr>
              <w:spacing w:before="120"/>
              <w:jc w:val="center"/>
              <w:rPr>
                <w:i/>
              </w:rPr>
            </w:pPr>
          </w:p>
          <w:p w14:paraId="4C87A305" w14:textId="77777777" w:rsidR="00061805" w:rsidRPr="0075336E" w:rsidRDefault="00061805" w:rsidP="00E2169F">
            <w:pPr>
              <w:spacing w:before="120"/>
              <w:jc w:val="center"/>
              <w:rPr>
                <w:i/>
              </w:rPr>
            </w:pPr>
          </w:p>
          <w:p w14:paraId="0A85E1AB" w14:textId="77777777" w:rsidR="00061805" w:rsidRPr="0075336E" w:rsidRDefault="00061805" w:rsidP="00E2169F">
            <w:pPr>
              <w:spacing w:before="120"/>
              <w:jc w:val="center"/>
              <w:rPr>
                <w:i/>
              </w:rPr>
            </w:pPr>
          </w:p>
          <w:p w14:paraId="4D2F1158" w14:textId="77777777" w:rsidR="00061805" w:rsidRPr="0075336E" w:rsidRDefault="00061805" w:rsidP="00E2169F">
            <w:pPr>
              <w:spacing w:before="120"/>
              <w:jc w:val="center"/>
            </w:pPr>
            <w:r w:rsidRPr="0075336E">
              <w:rPr>
                <w:i/>
              </w:rPr>
              <w:t xml:space="preserve">                           </w:t>
            </w:r>
          </w:p>
        </w:tc>
      </w:tr>
      <w:tr w:rsidR="00061805" w:rsidRPr="006E23C4" w14:paraId="0D56D44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80" w:type="dxa"/>
        </w:trPr>
        <w:tc>
          <w:tcPr>
            <w:tcW w:w="9490" w:type="dxa"/>
            <w:gridSpan w:val="2"/>
            <w:tcBorders>
              <w:top w:val="nil"/>
              <w:bottom w:val="dotted" w:sz="4" w:space="0" w:color="auto"/>
            </w:tcBorders>
          </w:tcPr>
          <w:p w14:paraId="5CF0ACE8" w14:textId="77777777" w:rsidR="00061805" w:rsidRPr="006E23C4" w:rsidRDefault="00061805" w:rsidP="00E2169F">
            <w:pPr>
              <w:jc w:val="both"/>
              <w:rPr>
                <w:b/>
                <w:u w:val="single"/>
              </w:rPr>
            </w:pPr>
          </w:p>
          <w:p w14:paraId="1826389E" w14:textId="77777777" w:rsidR="00061805" w:rsidRPr="0075336E" w:rsidRDefault="00061805" w:rsidP="00E2169F">
            <w:pPr>
              <w:jc w:val="both"/>
              <w:rPr>
                <w:b/>
                <w:u w:val="single"/>
              </w:rPr>
            </w:pPr>
            <w:r w:rsidRPr="006E23C4">
              <w:rPr>
                <w:b/>
                <w:u w:val="single"/>
              </w:rPr>
              <w:t xml:space="preserve">II - PHẦN XỬ LÝ PHẠT CHẬM NỘP </w:t>
            </w:r>
            <w:r w:rsidR="00C61512" w:rsidRPr="006E23C4">
              <w:rPr>
                <w:b/>
                <w:u w:val="single"/>
              </w:rPr>
              <w:t>LỆ PHÍ TRƯỚC BẠ</w:t>
            </w:r>
            <w:r w:rsidRPr="006E23C4">
              <w:rPr>
                <w:b/>
                <w:u w:val="single"/>
              </w:rPr>
              <w:t xml:space="preserve"> (</w:t>
            </w:r>
            <w:ins w:id="223" w:author="Thietbi2007" w:date="2011-03-15T11:04:00Z">
              <w:r w:rsidR="00253C5B">
                <w:rPr>
                  <w:b/>
                  <w:u w:val="single"/>
                </w:rPr>
                <w:t>d</w:t>
              </w:r>
              <w:r w:rsidR="00253C5B" w:rsidRPr="00253C5B">
                <w:rPr>
                  <w:b/>
                  <w:u w:val="single"/>
                </w:rPr>
                <w:t>ành</w:t>
              </w:r>
              <w:r w:rsidR="00253C5B">
                <w:rPr>
                  <w:b/>
                  <w:u w:val="single"/>
                </w:rPr>
                <w:t xml:space="preserve"> cho </w:t>
              </w:r>
            </w:ins>
            <w:r w:rsidRPr="0075336E">
              <w:rPr>
                <w:b/>
                <w:u w:val="single"/>
              </w:rPr>
              <w:t>cơ quan thu tiền</w:t>
            </w:r>
            <w:del w:id="224" w:author="Thietbi2007" w:date="2011-03-15T17:20:00Z">
              <w:r w:rsidRPr="0075336E" w:rsidDel="00757CEF">
                <w:rPr>
                  <w:b/>
                  <w:u w:val="single"/>
                </w:rPr>
                <w:delText xml:space="preserve"> </w:delText>
              </w:r>
            </w:del>
            <w:del w:id="225" w:author="Thietbi2007" w:date="2011-03-15T11:04:00Z">
              <w:r w:rsidRPr="0075336E" w:rsidDel="00253C5B">
                <w:rPr>
                  <w:b/>
                  <w:u w:val="single"/>
                </w:rPr>
                <w:delText>thực hiện</w:delText>
              </w:r>
            </w:del>
            <w:r w:rsidRPr="0075336E">
              <w:rPr>
                <w:b/>
                <w:u w:val="single"/>
              </w:rPr>
              <w:t>):</w:t>
            </w:r>
          </w:p>
        </w:tc>
      </w:tr>
      <w:tr w:rsidR="00061805" w:rsidRPr="006E23C4" w14:paraId="4D3478B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80" w:type="dxa"/>
        </w:trPr>
        <w:tc>
          <w:tcPr>
            <w:tcW w:w="949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71B4BB6" w14:textId="77777777" w:rsidR="00061805" w:rsidRPr="006E23C4" w:rsidRDefault="00061805" w:rsidP="00E2169F">
            <w:pPr>
              <w:jc w:val="both"/>
            </w:pPr>
            <w:r w:rsidRPr="006E23C4">
              <w:t xml:space="preserve">1. Số ngày chậm nộp </w:t>
            </w:r>
            <w:r w:rsidR="00996188" w:rsidRPr="006E23C4">
              <w:t>lệ p</w:t>
            </w:r>
            <w:r w:rsidR="00C61512" w:rsidRPr="006E23C4">
              <w:t>hí trước bạ</w:t>
            </w:r>
            <w:r w:rsidRPr="006E23C4">
              <w:t xml:space="preserve"> so với thông báo của cơ quan Thuế:</w:t>
            </w:r>
            <w:r w:rsidR="002237E8" w:rsidRPr="006E23C4">
              <w:t xml:space="preserve"> </w:t>
            </w:r>
          </w:p>
        </w:tc>
      </w:tr>
      <w:tr w:rsidR="00061805" w:rsidRPr="006E23C4" w14:paraId="6E77469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80" w:type="dxa"/>
        </w:trPr>
        <w:tc>
          <w:tcPr>
            <w:tcW w:w="949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108822F" w14:textId="77777777" w:rsidR="00061805" w:rsidRPr="006E23C4" w:rsidRDefault="00061805" w:rsidP="00E2169F">
            <w:pPr>
              <w:jc w:val="both"/>
            </w:pPr>
            <w:r w:rsidRPr="006E23C4">
              <w:t xml:space="preserve">2. Số tiền phạt chậm nộp </w:t>
            </w:r>
            <w:r w:rsidR="00C61512" w:rsidRPr="006E23C4">
              <w:t>lệ phí trước bạ</w:t>
            </w:r>
            <w:r w:rsidRPr="006E23C4">
              <w:t xml:space="preserve"> (đồng):</w:t>
            </w:r>
          </w:p>
        </w:tc>
      </w:tr>
      <w:tr w:rsidR="00061805" w:rsidRPr="006E23C4" w14:paraId="738EAE9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80" w:type="dxa"/>
        </w:trPr>
        <w:tc>
          <w:tcPr>
            <w:tcW w:w="949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0DD4436" w14:textId="77777777" w:rsidR="00061805" w:rsidRPr="006E23C4" w:rsidRDefault="00061805" w:rsidP="00E2169F">
            <w:pPr>
              <w:jc w:val="both"/>
              <w:rPr>
                <w:i/>
              </w:rPr>
            </w:pPr>
            <w:r w:rsidRPr="006E23C4">
              <w:rPr>
                <w:i/>
              </w:rPr>
              <w:t xml:space="preserve">(Viết bằng chữ:                                                                                                                                   </w:t>
            </w:r>
          </w:p>
        </w:tc>
      </w:tr>
      <w:tr w:rsidR="00061805" w:rsidRPr="006E23C4" w14:paraId="737EB39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80" w:type="dxa"/>
        </w:trPr>
        <w:tc>
          <w:tcPr>
            <w:tcW w:w="9490" w:type="dxa"/>
            <w:gridSpan w:val="2"/>
            <w:tcBorders>
              <w:top w:val="dotted" w:sz="4" w:space="0" w:color="auto"/>
              <w:bottom w:val="nil"/>
            </w:tcBorders>
          </w:tcPr>
          <w:p w14:paraId="43CCFB79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  <w:p w14:paraId="29D82D58" w14:textId="77777777" w:rsidR="00061805" w:rsidRPr="006E23C4" w:rsidRDefault="00061805" w:rsidP="00E2169F">
            <w:pPr>
              <w:jc w:val="center"/>
              <w:rPr>
                <w:i/>
              </w:rPr>
            </w:pPr>
            <w:r w:rsidRPr="006E23C4">
              <w:rPr>
                <w:i/>
              </w:rPr>
              <w:t xml:space="preserve">                               ……………, ngày …….. tháng ……… năm …......                                                       </w:t>
            </w:r>
          </w:p>
          <w:p w14:paraId="65506162" w14:textId="77777777" w:rsidR="00061805" w:rsidRPr="006E23C4" w:rsidRDefault="00061805" w:rsidP="00E2169F">
            <w:pPr>
              <w:jc w:val="center"/>
              <w:rPr>
                <w:b/>
                <w:bCs/>
              </w:rPr>
            </w:pPr>
            <w:r w:rsidRPr="006E23C4">
              <w:rPr>
                <w:b/>
                <w:bCs/>
              </w:rPr>
              <w:t xml:space="preserve">                                  THỦ TRƯỞNG CƠ QUAN THU TIỀN</w:t>
            </w:r>
          </w:p>
          <w:p w14:paraId="57B4D354" w14:textId="77777777" w:rsidR="00061805" w:rsidRPr="006E23C4" w:rsidRDefault="00061805" w:rsidP="00E2169F">
            <w:pPr>
              <w:jc w:val="center"/>
              <w:rPr>
                <w:i/>
                <w:sz w:val="18"/>
              </w:rPr>
            </w:pPr>
            <w:r w:rsidRPr="006E23C4">
              <w:rPr>
                <w:iCs/>
              </w:rPr>
              <w:t xml:space="preserve">                               (Ký, ghi rõ họ tên, đóng dấu)</w:t>
            </w:r>
            <w:r w:rsidRPr="006E23C4">
              <w:rPr>
                <w:i/>
                <w:sz w:val="18"/>
              </w:rPr>
              <w:t xml:space="preserve">                          </w:t>
            </w:r>
          </w:p>
          <w:p w14:paraId="4F1C187A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  <w:p w14:paraId="03E3EDCB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  <w:p w14:paraId="5A2646AF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  <w:p w14:paraId="09727B6C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  <w:p w14:paraId="07F59B88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  <w:p w14:paraId="745C53D8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  <w:p w14:paraId="15098274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  <w:p w14:paraId="28DE4EB8" w14:textId="77777777" w:rsidR="00061805" w:rsidRPr="006E23C4" w:rsidRDefault="00061805" w:rsidP="00E2169F">
            <w:pPr>
              <w:jc w:val="both"/>
              <w:rPr>
                <w:sz w:val="20"/>
              </w:rPr>
            </w:pPr>
          </w:p>
        </w:tc>
      </w:tr>
    </w:tbl>
    <w:p w14:paraId="5EBDBF3D" w14:textId="77777777" w:rsidR="00994366" w:rsidRPr="006E23C4" w:rsidRDefault="00994366" w:rsidP="00994366">
      <w:pPr>
        <w:jc w:val="both"/>
        <w:rPr>
          <w:i/>
        </w:rPr>
      </w:pPr>
    </w:p>
    <w:sectPr w:rsidR="00994366" w:rsidRPr="006E23C4" w:rsidSect="003A53BA">
      <w:pgSz w:w="11909" w:h="16834" w:code="9"/>
      <w:pgMar w:top="900" w:right="936" w:bottom="288" w:left="1267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07959" w14:textId="77777777" w:rsidR="005E54C0" w:rsidRDefault="005E54C0">
      <w:r>
        <w:separator/>
      </w:r>
    </w:p>
  </w:endnote>
  <w:endnote w:type="continuationSeparator" w:id="0">
    <w:p w14:paraId="0AD9F6C8" w14:textId="77777777" w:rsidR="005E54C0" w:rsidRDefault="005E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F2FB3" w14:textId="77777777" w:rsidR="005E54C0" w:rsidRDefault="005E54C0">
      <w:r>
        <w:separator/>
      </w:r>
    </w:p>
  </w:footnote>
  <w:footnote w:type="continuationSeparator" w:id="0">
    <w:p w14:paraId="2FBE962D" w14:textId="77777777" w:rsidR="005E54C0" w:rsidRDefault="005E5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A34"/>
    <w:rsid w:val="0000368E"/>
    <w:rsid w:val="0002365C"/>
    <w:rsid w:val="00031CF3"/>
    <w:rsid w:val="00032B62"/>
    <w:rsid w:val="00036116"/>
    <w:rsid w:val="00037DFF"/>
    <w:rsid w:val="0004187B"/>
    <w:rsid w:val="00061805"/>
    <w:rsid w:val="00072B85"/>
    <w:rsid w:val="00073FA1"/>
    <w:rsid w:val="0007644A"/>
    <w:rsid w:val="00077F5A"/>
    <w:rsid w:val="00080070"/>
    <w:rsid w:val="000B51E7"/>
    <w:rsid w:val="000B7AE6"/>
    <w:rsid w:val="000C2C64"/>
    <w:rsid w:val="000D03EF"/>
    <w:rsid w:val="000D2509"/>
    <w:rsid w:val="000D2E41"/>
    <w:rsid w:val="000D3D05"/>
    <w:rsid w:val="000E5AE1"/>
    <w:rsid w:val="00102013"/>
    <w:rsid w:val="0010303E"/>
    <w:rsid w:val="0010453B"/>
    <w:rsid w:val="00105C22"/>
    <w:rsid w:val="0011313C"/>
    <w:rsid w:val="00117B1E"/>
    <w:rsid w:val="00125E86"/>
    <w:rsid w:val="00144054"/>
    <w:rsid w:val="001571FE"/>
    <w:rsid w:val="001730B5"/>
    <w:rsid w:val="00184A81"/>
    <w:rsid w:val="00193A99"/>
    <w:rsid w:val="001C1132"/>
    <w:rsid w:val="001C37F5"/>
    <w:rsid w:val="001D057C"/>
    <w:rsid w:val="001D46F9"/>
    <w:rsid w:val="001E1DAD"/>
    <w:rsid w:val="001F4611"/>
    <w:rsid w:val="001F79C2"/>
    <w:rsid w:val="00201C48"/>
    <w:rsid w:val="00213DC0"/>
    <w:rsid w:val="0021772D"/>
    <w:rsid w:val="00222F2A"/>
    <w:rsid w:val="002237E8"/>
    <w:rsid w:val="002359FF"/>
    <w:rsid w:val="00237A70"/>
    <w:rsid w:val="002426B5"/>
    <w:rsid w:val="00244470"/>
    <w:rsid w:val="00253C5B"/>
    <w:rsid w:val="002664DF"/>
    <w:rsid w:val="00281877"/>
    <w:rsid w:val="00287ABE"/>
    <w:rsid w:val="00287DE5"/>
    <w:rsid w:val="0029281E"/>
    <w:rsid w:val="00297C0F"/>
    <w:rsid w:val="002A3487"/>
    <w:rsid w:val="002A7FC7"/>
    <w:rsid w:val="002B2CD2"/>
    <w:rsid w:val="002C3EAF"/>
    <w:rsid w:val="002D7B15"/>
    <w:rsid w:val="002F5060"/>
    <w:rsid w:val="00314D27"/>
    <w:rsid w:val="00324897"/>
    <w:rsid w:val="003306CC"/>
    <w:rsid w:val="00352F69"/>
    <w:rsid w:val="00356C7B"/>
    <w:rsid w:val="00357A9B"/>
    <w:rsid w:val="00361C63"/>
    <w:rsid w:val="00370EA2"/>
    <w:rsid w:val="003736B5"/>
    <w:rsid w:val="00380290"/>
    <w:rsid w:val="003A1354"/>
    <w:rsid w:val="003A53BA"/>
    <w:rsid w:val="003A7F9A"/>
    <w:rsid w:val="003B4DF9"/>
    <w:rsid w:val="003C30EE"/>
    <w:rsid w:val="003C7393"/>
    <w:rsid w:val="003C7535"/>
    <w:rsid w:val="003D4F84"/>
    <w:rsid w:val="004012BA"/>
    <w:rsid w:val="0040505B"/>
    <w:rsid w:val="00410440"/>
    <w:rsid w:val="0041396C"/>
    <w:rsid w:val="00416BE6"/>
    <w:rsid w:val="00435016"/>
    <w:rsid w:val="0043744C"/>
    <w:rsid w:val="00445922"/>
    <w:rsid w:val="00453BCE"/>
    <w:rsid w:val="00455D43"/>
    <w:rsid w:val="00456584"/>
    <w:rsid w:val="004641F9"/>
    <w:rsid w:val="00465DA4"/>
    <w:rsid w:val="0048448A"/>
    <w:rsid w:val="00485741"/>
    <w:rsid w:val="00487A2E"/>
    <w:rsid w:val="004906E1"/>
    <w:rsid w:val="004A1672"/>
    <w:rsid w:val="004B3FAA"/>
    <w:rsid w:val="004B5B28"/>
    <w:rsid w:val="004B7FEC"/>
    <w:rsid w:val="004C038E"/>
    <w:rsid w:val="004C6589"/>
    <w:rsid w:val="004D289E"/>
    <w:rsid w:val="004D4229"/>
    <w:rsid w:val="004D6B41"/>
    <w:rsid w:val="004F47E7"/>
    <w:rsid w:val="004F5520"/>
    <w:rsid w:val="00501970"/>
    <w:rsid w:val="005072C7"/>
    <w:rsid w:val="0050746B"/>
    <w:rsid w:val="005133D7"/>
    <w:rsid w:val="00522A34"/>
    <w:rsid w:val="00524289"/>
    <w:rsid w:val="0052534A"/>
    <w:rsid w:val="00534BC8"/>
    <w:rsid w:val="00537378"/>
    <w:rsid w:val="00546AB7"/>
    <w:rsid w:val="0056166D"/>
    <w:rsid w:val="0059551C"/>
    <w:rsid w:val="005D05B9"/>
    <w:rsid w:val="005D1878"/>
    <w:rsid w:val="005D3ACB"/>
    <w:rsid w:val="005D44EC"/>
    <w:rsid w:val="005D4CBB"/>
    <w:rsid w:val="005D7CB2"/>
    <w:rsid w:val="005E0582"/>
    <w:rsid w:val="005E2C71"/>
    <w:rsid w:val="005E54C0"/>
    <w:rsid w:val="005F165B"/>
    <w:rsid w:val="005F33B2"/>
    <w:rsid w:val="00601CC4"/>
    <w:rsid w:val="006100DE"/>
    <w:rsid w:val="00614EC0"/>
    <w:rsid w:val="006165D6"/>
    <w:rsid w:val="0062371E"/>
    <w:rsid w:val="006312EE"/>
    <w:rsid w:val="00632ACD"/>
    <w:rsid w:val="00635899"/>
    <w:rsid w:val="00637579"/>
    <w:rsid w:val="00667762"/>
    <w:rsid w:val="00670FA1"/>
    <w:rsid w:val="0067300C"/>
    <w:rsid w:val="0067434F"/>
    <w:rsid w:val="00677193"/>
    <w:rsid w:val="0068517D"/>
    <w:rsid w:val="00696C2B"/>
    <w:rsid w:val="006A05F3"/>
    <w:rsid w:val="006B076B"/>
    <w:rsid w:val="006C0063"/>
    <w:rsid w:val="006C46C9"/>
    <w:rsid w:val="006C5126"/>
    <w:rsid w:val="006C795F"/>
    <w:rsid w:val="006D534A"/>
    <w:rsid w:val="006E0EFF"/>
    <w:rsid w:val="006E23C4"/>
    <w:rsid w:val="006E242A"/>
    <w:rsid w:val="006E25CC"/>
    <w:rsid w:val="006E7DB9"/>
    <w:rsid w:val="006F3F67"/>
    <w:rsid w:val="00701F11"/>
    <w:rsid w:val="007030FE"/>
    <w:rsid w:val="00703A13"/>
    <w:rsid w:val="00715CC5"/>
    <w:rsid w:val="00720A4A"/>
    <w:rsid w:val="00725D26"/>
    <w:rsid w:val="0073357E"/>
    <w:rsid w:val="00733C70"/>
    <w:rsid w:val="00734E03"/>
    <w:rsid w:val="0075336E"/>
    <w:rsid w:val="00757CEF"/>
    <w:rsid w:val="00790FB6"/>
    <w:rsid w:val="007A0E49"/>
    <w:rsid w:val="007A17D5"/>
    <w:rsid w:val="007C6D3E"/>
    <w:rsid w:val="007D4527"/>
    <w:rsid w:val="007E4B35"/>
    <w:rsid w:val="007F0E3C"/>
    <w:rsid w:val="00806C71"/>
    <w:rsid w:val="00811E44"/>
    <w:rsid w:val="00812F17"/>
    <w:rsid w:val="00813E26"/>
    <w:rsid w:val="00831A3B"/>
    <w:rsid w:val="008369EB"/>
    <w:rsid w:val="00837AF7"/>
    <w:rsid w:val="00840CAB"/>
    <w:rsid w:val="00841DD0"/>
    <w:rsid w:val="008454E8"/>
    <w:rsid w:val="00851CC5"/>
    <w:rsid w:val="0086352F"/>
    <w:rsid w:val="00864B11"/>
    <w:rsid w:val="0087349B"/>
    <w:rsid w:val="00873E5E"/>
    <w:rsid w:val="008879E8"/>
    <w:rsid w:val="008922B7"/>
    <w:rsid w:val="00897524"/>
    <w:rsid w:val="008A254D"/>
    <w:rsid w:val="008A5572"/>
    <w:rsid w:val="008B4ED7"/>
    <w:rsid w:val="008B7AC8"/>
    <w:rsid w:val="008C3996"/>
    <w:rsid w:val="008D6EA7"/>
    <w:rsid w:val="008E27E5"/>
    <w:rsid w:val="008F0F0B"/>
    <w:rsid w:val="008F6426"/>
    <w:rsid w:val="009069F9"/>
    <w:rsid w:val="0093145D"/>
    <w:rsid w:val="00940622"/>
    <w:rsid w:val="0094254B"/>
    <w:rsid w:val="00942B51"/>
    <w:rsid w:val="00943138"/>
    <w:rsid w:val="00954EE7"/>
    <w:rsid w:val="009645DE"/>
    <w:rsid w:val="00966E77"/>
    <w:rsid w:val="00982283"/>
    <w:rsid w:val="009909DE"/>
    <w:rsid w:val="0099207B"/>
    <w:rsid w:val="00994366"/>
    <w:rsid w:val="00996188"/>
    <w:rsid w:val="009970AB"/>
    <w:rsid w:val="0099714E"/>
    <w:rsid w:val="009B0107"/>
    <w:rsid w:val="009D1E5F"/>
    <w:rsid w:val="009D4AB6"/>
    <w:rsid w:val="009E5595"/>
    <w:rsid w:val="00A0135E"/>
    <w:rsid w:val="00A22349"/>
    <w:rsid w:val="00A27511"/>
    <w:rsid w:val="00A80B19"/>
    <w:rsid w:val="00A82BD6"/>
    <w:rsid w:val="00A84D05"/>
    <w:rsid w:val="00A9632E"/>
    <w:rsid w:val="00AA3ECC"/>
    <w:rsid w:val="00AB5911"/>
    <w:rsid w:val="00AB6FA1"/>
    <w:rsid w:val="00AD07E8"/>
    <w:rsid w:val="00AD7405"/>
    <w:rsid w:val="00AE3373"/>
    <w:rsid w:val="00AE7C99"/>
    <w:rsid w:val="00B40B0C"/>
    <w:rsid w:val="00B4643C"/>
    <w:rsid w:val="00B57C74"/>
    <w:rsid w:val="00BA1833"/>
    <w:rsid w:val="00BA60FD"/>
    <w:rsid w:val="00BA6244"/>
    <w:rsid w:val="00BB3954"/>
    <w:rsid w:val="00BC2D39"/>
    <w:rsid w:val="00BD2BF9"/>
    <w:rsid w:val="00BF6042"/>
    <w:rsid w:val="00BF68BE"/>
    <w:rsid w:val="00C01B70"/>
    <w:rsid w:val="00C04951"/>
    <w:rsid w:val="00C4167C"/>
    <w:rsid w:val="00C47806"/>
    <w:rsid w:val="00C4794A"/>
    <w:rsid w:val="00C61512"/>
    <w:rsid w:val="00C661E9"/>
    <w:rsid w:val="00C732E2"/>
    <w:rsid w:val="00C760DC"/>
    <w:rsid w:val="00C77034"/>
    <w:rsid w:val="00C81733"/>
    <w:rsid w:val="00C81958"/>
    <w:rsid w:val="00C90081"/>
    <w:rsid w:val="00C91566"/>
    <w:rsid w:val="00C954AE"/>
    <w:rsid w:val="00CA05EA"/>
    <w:rsid w:val="00CA5A38"/>
    <w:rsid w:val="00CA7978"/>
    <w:rsid w:val="00CB0C63"/>
    <w:rsid w:val="00CC7B1C"/>
    <w:rsid w:val="00CD2352"/>
    <w:rsid w:val="00CD2E5A"/>
    <w:rsid w:val="00CD3CCA"/>
    <w:rsid w:val="00CF0841"/>
    <w:rsid w:val="00D10FE4"/>
    <w:rsid w:val="00D11281"/>
    <w:rsid w:val="00D115BF"/>
    <w:rsid w:val="00D132DD"/>
    <w:rsid w:val="00D22645"/>
    <w:rsid w:val="00D35511"/>
    <w:rsid w:val="00D37214"/>
    <w:rsid w:val="00D50B48"/>
    <w:rsid w:val="00D5266B"/>
    <w:rsid w:val="00D63661"/>
    <w:rsid w:val="00D81453"/>
    <w:rsid w:val="00D819D8"/>
    <w:rsid w:val="00D848A6"/>
    <w:rsid w:val="00D905E6"/>
    <w:rsid w:val="00D9464B"/>
    <w:rsid w:val="00D95573"/>
    <w:rsid w:val="00DB190E"/>
    <w:rsid w:val="00DC0E54"/>
    <w:rsid w:val="00DC18ED"/>
    <w:rsid w:val="00DC3F70"/>
    <w:rsid w:val="00DC5418"/>
    <w:rsid w:val="00DD5236"/>
    <w:rsid w:val="00E0027C"/>
    <w:rsid w:val="00E2169F"/>
    <w:rsid w:val="00E22BBB"/>
    <w:rsid w:val="00E42431"/>
    <w:rsid w:val="00E555D4"/>
    <w:rsid w:val="00E647A2"/>
    <w:rsid w:val="00E7608D"/>
    <w:rsid w:val="00E80919"/>
    <w:rsid w:val="00EC0869"/>
    <w:rsid w:val="00EC48EB"/>
    <w:rsid w:val="00ED7332"/>
    <w:rsid w:val="00EF7D2D"/>
    <w:rsid w:val="00F02C29"/>
    <w:rsid w:val="00F375EC"/>
    <w:rsid w:val="00F53AD6"/>
    <w:rsid w:val="00F5491D"/>
    <w:rsid w:val="00F65E04"/>
    <w:rsid w:val="00F92F8C"/>
    <w:rsid w:val="00F97955"/>
    <w:rsid w:val="00FB13E2"/>
    <w:rsid w:val="00FB7120"/>
    <w:rsid w:val="00FC20A7"/>
    <w:rsid w:val="00FC21A8"/>
    <w:rsid w:val="00FE4607"/>
    <w:rsid w:val="00FE4EBB"/>
    <w:rsid w:val="00FF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7"/>
    <o:shapelayout v:ext="edit">
      <o:idmap v:ext="edit" data="1"/>
    </o:shapelayout>
  </w:shapeDefaults>
  <w:decimalSymbol w:val=","/>
  <w:listSeparator w:val=","/>
  <w14:docId w14:val="5A5698F0"/>
  <w15:chartTrackingRefBased/>
  <w15:docId w15:val="{E6BB3C7F-593E-449D-94D9-DFBE20C06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u">
    <w:name w:val="su"/>
    <w:basedOn w:val="Normal"/>
    <w:rsid w:val="00522A34"/>
    <w:pPr>
      <w:spacing w:before="100" w:beforeAutospacing="1" w:after="100" w:afterAutospacing="1"/>
    </w:pPr>
  </w:style>
  <w:style w:type="paragraph" w:customStyle="1" w:styleId="giua-nghieng">
    <w:name w:val="giua-nghieng"/>
    <w:basedOn w:val="Normal"/>
    <w:rsid w:val="00522A34"/>
    <w:pPr>
      <w:spacing w:before="100" w:beforeAutospacing="1" w:after="100" w:afterAutospacing="1"/>
    </w:pPr>
  </w:style>
  <w:style w:type="paragraph" w:customStyle="1" w:styleId="cancu">
    <w:name w:val="cancu"/>
    <w:basedOn w:val="Normal"/>
    <w:rsid w:val="00522A34"/>
    <w:pPr>
      <w:spacing w:before="100" w:beforeAutospacing="1" w:after="100" w:afterAutospacing="1"/>
    </w:pPr>
  </w:style>
  <w:style w:type="paragraph" w:styleId="Header">
    <w:name w:val="header"/>
    <w:basedOn w:val="Normal"/>
    <w:rsid w:val="00954E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54EE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57A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42B51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6E23C4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2D6555-B639-4E84-AA80-91A4483CC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708</Words>
  <Characters>4036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1</vt:lpstr>
    </vt:vector>
  </TitlesOfParts>
  <Company>General Department of Taxation</Company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</dc:title>
  <dc:subject/>
  <dc:creator>bthuong</dc:creator>
  <cp:keywords/>
  <dc:description/>
  <cp:lastModifiedBy>Dao Quan</cp:lastModifiedBy>
  <cp:revision>2</cp:revision>
  <cp:lastPrinted>2014-08-22T04:19:00Z</cp:lastPrinted>
  <dcterms:created xsi:type="dcterms:W3CDTF">2026-05-20T16:11:00Z</dcterms:created>
  <dcterms:modified xsi:type="dcterms:W3CDTF">2026-05-20T16:11:00Z</dcterms:modified>
</cp:coreProperties>
</file>