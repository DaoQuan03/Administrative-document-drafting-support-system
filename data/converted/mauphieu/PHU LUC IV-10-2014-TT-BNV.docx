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E72" w14:textId="77777777" w:rsidR="00523E1D" w:rsidRPr="00EA16F2" w:rsidRDefault="00DA0399" w:rsidP="00523E1D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EA16F2">
        <w:rPr>
          <w:rFonts w:ascii="Times New Roman" w:hAnsi="Times New Roman" w:cs="Times New Roman"/>
          <w:b/>
          <w:lang w:val="en-US"/>
        </w:rPr>
        <w:t>PHỤ LỤC</w:t>
      </w:r>
      <w:r w:rsidR="00523E1D" w:rsidRPr="00EA16F2">
        <w:rPr>
          <w:rFonts w:ascii="Times New Roman" w:hAnsi="Times New Roman" w:cs="Times New Roman"/>
          <w:b/>
          <w:lang w:val="en-US"/>
        </w:rPr>
        <w:t xml:space="preserve"> SỐ IV</w:t>
      </w:r>
    </w:p>
    <w:p w14:paraId="48EF1E7A" w14:textId="77777777" w:rsidR="00D0679A" w:rsidRPr="00EA16F2" w:rsidRDefault="00DA0399" w:rsidP="00523E1D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  <w:lang w:val="en-US"/>
        </w:rPr>
        <w:t>PHIẾU</w:t>
      </w:r>
      <w:r w:rsidR="00523E1D" w:rsidRPr="00EA16F2">
        <w:rPr>
          <w:rFonts w:ascii="Times New Roman" w:hAnsi="Times New Roman" w:cs="Times New Roman"/>
          <w:lang w:val="en-US"/>
        </w:rPr>
        <w:t xml:space="preserve"> YÊU CẦU ĐỌC TÀI LIỆU</w:t>
      </w:r>
      <w:r w:rsidR="00523E1D" w:rsidRPr="00EA16F2">
        <w:rPr>
          <w:rFonts w:ascii="Times New Roman" w:hAnsi="Times New Roman" w:cs="Times New Roman"/>
          <w:lang w:val="en-US"/>
        </w:rPr>
        <w:br/>
      </w:r>
      <w:r w:rsidR="00523E1D" w:rsidRPr="00EA16F2">
        <w:rPr>
          <w:rFonts w:ascii="Times New Roman" w:hAnsi="Times New Roman" w:cs="Times New Roman"/>
          <w:i/>
          <w:lang w:val="en-US"/>
        </w:rPr>
        <w:t>(Kèm theo Thông tư số 10</w:t>
      </w:r>
      <w:r w:rsidR="001F0D03" w:rsidRPr="00EA16F2">
        <w:rPr>
          <w:rFonts w:ascii="Times New Roman" w:hAnsi="Times New Roman" w:cs="Times New Roman"/>
          <w:i/>
          <w:lang w:val="en-US"/>
        </w:rPr>
        <w:t>/</w:t>
      </w:r>
      <w:r w:rsidR="00523E1D" w:rsidRPr="00EA16F2">
        <w:rPr>
          <w:rFonts w:ascii="Times New Roman" w:hAnsi="Times New Roman" w:cs="Times New Roman"/>
          <w:i/>
          <w:lang w:val="en-US"/>
        </w:rPr>
        <w:t>2014</w:t>
      </w:r>
      <w:r w:rsidR="001F0D03" w:rsidRPr="00EA16F2">
        <w:rPr>
          <w:rFonts w:ascii="Times New Roman" w:hAnsi="Times New Roman" w:cs="Times New Roman"/>
          <w:i/>
          <w:lang w:val="en-US"/>
        </w:rPr>
        <w:t>/</w:t>
      </w:r>
      <w:r w:rsidR="00523E1D" w:rsidRPr="00EA16F2">
        <w:rPr>
          <w:rFonts w:ascii="Times New Roman" w:hAnsi="Times New Roman" w:cs="Times New Roman"/>
          <w:i/>
          <w:lang w:val="en-US"/>
        </w:rPr>
        <w:t>TT-BNV ngày 01 tháng 10 năm 2014 của Bộ Nội vụ)</w:t>
      </w:r>
    </w:p>
    <w:p w14:paraId="1870F79A" w14:textId="77777777" w:rsidR="00523E1D" w:rsidRPr="00EA16F2" w:rsidRDefault="00523E1D" w:rsidP="00523E1D">
      <w:pPr>
        <w:spacing w:before="120"/>
        <w:jc w:val="center"/>
        <w:rPr>
          <w:ins w:id="0" w:author="User" w:date="2017-02-28T15:31:00Z"/>
          <w:rFonts w:ascii="Times New Roman" w:hAnsi="Times New Roman" w:cs="Times New Roman"/>
          <w:b/>
          <w:lang w:val="en-US"/>
        </w:rPr>
      </w:pPr>
      <w:r w:rsidRPr="00EA16F2">
        <w:rPr>
          <w:rFonts w:ascii="Times New Roman" w:hAnsi="Times New Roman" w:cs="Times New Roman"/>
        </w:rPr>
        <w:t>TÊN CƠ QUAN CHỦ QUẢN</w:t>
      </w:r>
      <w:r w:rsidRPr="00EA16F2">
        <w:rPr>
          <w:rFonts w:ascii="Times New Roman" w:hAnsi="Times New Roman" w:cs="Times New Roman"/>
        </w:rPr>
        <w:br/>
      </w:r>
      <w:r w:rsidRPr="00EA16F2">
        <w:rPr>
          <w:rFonts w:ascii="Times New Roman" w:hAnsi="Times New Roman" w:cs="Times New Roman"/>
          <w:b/>
        </w:rPr>
        <w:t>TÊN LƯU TRỮ LỊCH SỬ</w:t>
      </w:r>
      <w:r w:rsidRPr="00EA16F2">
        <w:rPr>
          <w:rFonts w:ascii="Times New Roman" w:hAnsi="Times New Roman" w:cs="Times New Roman"/>
          <w:b/>
        </w:rPr>
        <w:br/>
        <w:t>-------</w:t>
      </w:r>
      <w:r w:rsidR="00687D50" w:rsidRPr="00EA16F2">
        <w:rPr>
          <w:rFonts w:ascii="Times New Roman" w:hAnsi="Times New Roman" w:cs="Times New Roman"/>
          <w:b/>
        </w:rPr>
        <w:t>----</w:t>
      </w:r>
    </w:p>
    <w:p w14:paraId="40D79B26" w14:textId="77777777" w:rsidR="0005414E" w:rsidRPr="00EA16F2" w:rsidRDefault="0005414E" w:rsidP="00523E1D">
      <w:pPr>
        <w:numPr>
          <w:ins w:id="1" w:author="admin" w:date="2017-02-28T15:31:00Z"/>
        </w:numPr>
        <w:spacing w:before="120"/>
        <w:jc w:val="center"/>
        <w:rPr>
          <w:rFonts w:ascii="Times New Roman" w:hAnsi="Times New Roman" w:cs="Times New Roman"/>
          <w:b/>
          <w:lang w:val="en-US"/>
          <w:rPrChange w:id="2" w:author="User" w:date="2017-02-28T15:31:00Z">
            <w:rPr>
              <w:rFonts w:ascii="Arial" w:hAnsi="Arial" w:cs="Arial"/>
              <w:b/>
              <w:sz w:val="20"/>
            </w:rPr>
          </w:rPrChange>
        </w:rPr>
      </w:pPr>
    </w:p>
    <w:p w14:paraId="2A67D03B" w14:textId="77777777" w:rsidR="00523E1D" w:rsidRPr="00EA16F2" w:rsidRDefault="00DA0399" w:rsidP="00523E1D">
      <w:pPr>
        <w:spacing w:before="120"/>
        <w:jc w:val="center"/>
        <w:rPr>
          <w:rFonts w:ascii="Times New Roman" w:hAnsi="Times New Roman" w:cs="Times New Roman"/>
          <w:b/>
          <w:rPrChange w:id="3" w:author="User" w:date="2017-02-28T15:31:00Z">
            <w:rPr>
              <w:rFonts w:ascii="Arial" w:hAnsi="Arial" w:cs="Arial"/>
              <w:b/>
            </w:rPr>
          </w:rPrChange>
        </w:rPr>
      </w:pPr>
      <w:r w:rsidRPr="00EA16F2">
        <w:rPr>
          <w:rFonts w:ascii="Times New Roman" w:hAnsi="Times New Roman" w:cs="Times New Roman"/>
          <w:b/>
        </w:rPr>
        <w:t>PHIẾU</w:t>
      </w:r>
      <w:r w:rsidR="00523E1D" w:rsidRPr="00EA16F2">
        <w:rPr>
          <w:rFonts w:ascii="Times New Roman" w:hAnsi="Times New Roman" w:cs="Times New Roman"/>
          <w:b/>
          <w:rPrChange w:id="4" w:author="User" w:date="2017-02-28T15:31:00Z">
            <w:rPr>
              <w:rFonts w:ascii="Arial" w:hAnsi="Arial" w:cs="Arial"/>
              <w:b/>
            </w:rPr>
          </w:rPrChange>
        </w:rPr>
        <w:t xml:space="preserve"> YÊU CẦU ĐỌC TÀI LIỆU</w:t>
      </w:r>
    </w:p>
    <w:p w14:paraId="6BAC2F96" w14:textId="77777777" w:rsidR="00D0679A" w:rsidRPr="00EA16F2" w:rsidRDefault="00D0679A" w:rsidP="00523E1D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  <w:b/>
        </w:rPr>
        <w:t>Số:</w:t>
      </w:r>
      <w:r w:rsidR="00687D50" w:rsidRPr="00EA16F2">
        <w:rPr>
          <w:rFonts w:ascii="Times New Roman" w:hAnsi="Times New Roman" w:cs="Times New Roman"/>
        </w:rPr>
        <w:t xml:space="preserve"> </w:t>
      </w:r>
      <w:r w:rsidR="00523E1D" w:rsidRPr="00EA16F2">
        <w:rPr>
          <w:rFonts w:ascii="Times New Roman" w:hAnsi="Times New Roman" w:cs="Times New Roman"/>
        </w:rPr>
        <w:t>………………</w:t>
      </w:r>
    </w:p>
    <w:p w14:paraId="47AA8A9F" w14:textId="77777777" w:rsidR="00D0679A" w:rsidRPr="00EA16F2" w:rsidRDefault="00D0679A" w:rsidP="00523E1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Họ và tên độc giả:</w:t>
      </w:r>
      <w:r w:rsidR="00612956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7494DCC9" w14:textId="77777777" w:rsidR="00D0679A" w:rsidRPr="00EA16F2" w:rsidRDefault="00D0679A" w:rsidP="00523E1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Số CMND</w:t>
      </w:r>
      <w:r w:rsidR="001F0D03" w:rsidRPr="00EA16F2">
        <w:rPr>
          <w:rFonts w:ascii="Times New Roman" w:hAnsi="Times New Roman" w:cs="Times New Roman"/>
        </w:rPr>
        <w:t>/</w:t>
      </w:r>
      <w:r w:rsidR="00523E1D" w:rsidRPr="00EA16F2">
        <w:rPr>
          <w:rFonts w:ascii="Times New Roman" w:hAnsi="Times New Roman" w:cs="Times New Roman"/>
        </w:rPr>
        <w:t xml:space="preserve">Hộ </w:t>
      </w:r>
      <w:r w:rsidRPr="00EA16F2">
        <w:rPr>
          <w:rFonts w:ascii="Times New Roman" w:hAnsi="Times New Roman" w:cs="Times New Roman"/>
        </w:rPr>
        <w:t>chiếu:</w:t>
      </w:r>
      <w:r w:rsidR="00612956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0DE701DC" w14:textId="77777777" w:rsidR="00D0679A" w:rsidRPr="00EA16F2" w:rsidRDefault="00D0679A" w:rsidP="00523E1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Chủ đề nghiên cứu:</w:t>
      </w:r>
      <w:r w:rsidR="00612956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723F0BB1" w14:textId="77777777" w:rsidR="00523E1D" w:rsidRPr="00EA16F2" w:rsidRDefault="00523E1D" w:rsidP="00523E1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4"/>
        <w:gridCol w:w="2172"/>
        <w:gridCol w:w="1448"/>
        <w:gridCol w:w="3711"/>
      </w:tblGrid>
      <w:tr w:rsidR="00523E1D" w:rsidRPr="00EA16F2" w14:paraId="6DA82D9D" w14:textId="77777777">
        <w:tc>
          <w:tcPr>
            <w:tcW w:w="1194" w:type="dxa"/>
            <w:vAlign w:val="center"/>
          </w:tcPr>
          <w:p w14:paraId="77B07D08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Số thứ tự</w:t>
            </w:r>
          </w:p>
        </w:tc>
        <w:tc>
          <w:tcPr>
            <w:tcW w:w="2172" w:type="dxa"/>
            <w:vAlign w:val="center"/>
          </w:tcPr>
          <w:p w14:paraId="48B9A64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Tên phông</w:t>
            </w:r>
            <w:r w:rsidR="001F0D03" w:rsidRPr="00EA16F2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khối tài liệu, </w:t>
            </w:r>
            <w:r w:rsidR="001F0D03" w:rsidRPr="00EA16F2">
              <w:rPr>
                <w:rFonts w:ascii="Times New Roman" w:hAnsi="Times New Roman" w:cs="Times New Roman"/>
                <w:b/>
                <w:lang w:val="en-US"/>
              </w:rPr>
              <w:t>mục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lục số</w:t>
            </w:r>
          </w:p>
        </w:tc>
        <w:tc>
          <w:tcPr>
            <w:tcW w:w="1448" w:type="dxa"/>
            <w:vAlign w:val="center"/>
          </w:tcPr>
          <w:p w14:paraId="152D9E5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Ký hiệu hồ sơ</w:t>
            </w:r>
            <w:r w:rsidR="001F0D03" w:rsidRPr="00EA16F2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tài liệu</w:t>
            </w:r>
          </w:p>
        </w:tc>
        <w:tc>
          <w:tcPr>
            <w:tcW w:w="3711" w:type="dxa"/>
            <w:vAlign w:val="center"/>
          </w:tcPr>
          <w:p w14:paraId="121FEBDD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Tiêu đề hồ sơ</w:t>
            </w:r>
            <w:r w:rsidR="001F0D03" w:rsidRPr="00EA16F2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tài liệu</w:t>
            </w:r>
          </w:p>
        </w:tc>
      </w:tr>
      <w:tr w:rsidR="00523E1D" w:rsidRPr="00EA16F2" w14:paraId="2CA35377" w14:textId="77777777">
        <w:tc>
          <w:tcPr>
            <w:tcW w:w="1194" w:type="dxa"/>
          </w:tcPr>
          <w:p w14:paraId="67EABFF1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33D26D93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2AC25EE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7DBF3D6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6743C98F" w14:textId="77777777">
        <w:tc>
          <w:tcPr>
            <w:tcW w:w="1194" w:type="dxa"/>
          </w:tcPr>
          <w:p w14:paraId="10C5B4CE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0BB5FBA3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F83438D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49C35FE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66E1E862" w14:textId="77777777">
        <w:tc>
          <w:tcPr>
            <w:tcW w:w="1194" w:type="dxa"/>
          </w:tcPr>
          <w:p w14:paraId="2E985136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24704B6D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030A6107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40390782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70CC29B6" w14:textId="77777777">
        <w:tc>
          <w:tcPr>
            <w:tcW w:w="1194" w:type="dxa"/>
          </w:tcPr>
          <w:p w14:paraId="039CE680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35436962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62EA6DF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76C4A3C8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7A3D8CEB" w14:textId="77777777">
        <w:tc>
          <w:tcPr>
            <w:tcW w:w="1194" w:type="dxa"/>
          </w:tcPr>
          <w:p w14:paraId="63692746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5414818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1B9A408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39D6A32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5183400B" w14:textId="77777777">
        <w:tc>
          <w:tcPr>
            <w:tcW w:w="1194" w:type="dxa"/>
          </w:tcPr>
          <w:p w14:paraId="26540257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7FEA9DE4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66B82F4F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42FBD0BA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723F5BE7" w14:textId="77777777">
        <w:tc>
          <w:tcPr>
            <w:tcW w:w="1194" w:type="dxa"/>
          </w:tcPr>
          <w:p w14:paraId="333CC2F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3D1100F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05F894E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7C23534B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755DC3B4" w14:textId="77777777">
        <w:tc>
          <w:tcPr>
            <w:tcW w:w="1194" w:type="dxa"/>
          </w:tcPr>
          <w:p w14:paraId="03B5B045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6C380A93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CFA9C7E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7552679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162DB585" w14:textId="77777777">
        <w:tc>
          <w:tcPr>
            <w:tcW w:w="1194" w:type="dxa"/>
          </w:tcPr>
          <w:p w14:paraId="2929D04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4428A97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66FAC486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3D5237A6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4165F693" w14:textId="77777777">
        <w:tc>
          <w:tcPr>
            <w:tcW w:w="1194" w:type="dxa"/>
          </w:tcPr>
          <w:p w14:paraId="72997D77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056F2962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14933E7D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6FD1097D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23E1D" w:rsidRPr="00EA16F2" w14:paraId="3A0DA442" w14:textId="77777777">
        <w:tc>
          <w:tcPr>
            <w:tcW w:w="1194" w:type="dxa"/>
          </w:tcPr>
          <w:p w14:paraId="7FB12A1C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72" w:type="dxa"/>
          </w:tcPr>
          <w:p w14:paraId="4AA963AA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F615563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11" w:type="dxa"/>
          </w:tcPr>
          <w:p w14:paraId="34158EA2" w14:textId="77777777" w:rsidR="00523E1D" w:rsidRPr="00EA16F2" w:rsidRDefault="00523E1D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86355CA" w14:textId="77777777" w:rsidR="00523E1D" w:rsidRPr="00EA16F2" w:rsidRDefault="00523E1D" w:rsidP="00523E1D">
      <w:pPr>
        <w:spacing w:before="120"/>
        <w:jc w:val="right"/>
        <w:rPr>
          <w:rFonts w:ascii="Times New Roman" w:hAnsi="Times New Roman" w:cs="Times New Roman"/>
          <w:i/>
          <w:lang w:val="en-US"/>
        </w:rPr>
      </w:pPr>
    </w:p>
    <w:p w14:paraId="55DEE9BE" w14:textId="77777777" w:rsidR="00D54DBC" w:rsidRPr="00EA16F2" w:rsidRDefault="00523E1D" w:rsidP="00523E1D">
      <w:pPr>
        <w:spacing w:before="120"/>
        <w:jc w:val="right"/>
        <w:rPr>
          <w:rFonts w:ascii="Times New Roman" w:hAnsi="Times New Roman" w:cs="Times New Roman"/>
          <w:lang w:val="en-US"/>
        </w:rPr>
      </w:pPr>
      <w:r w:rsidRPr="00EA16F2">
        <w:rPr>
          <w:rFonts w:ascii="Times New Roman" w:hAnsi="Times New Roman" w:cs="Times New Roman"/>
          <w:i/>
          <w:lang w:val="en-US"/>
        </w:rPr>
        <w:t xml:space="preserve">………, </w:t>
      </w:r>
      <w:r w:rsidRPr="00EA16F2">
        <w:rPr>
          <w:rFonts w:ascii="Times New Roman" w:hAnsi="Times New Roman" w:cs="Times New Roman"/>
          <w:i/>
        </w:rPr>
        <w:t>ngày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tháng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năm</w:t>
      </w:r>
      <w:r w:rsidRPr="00EA16F2">
        <w:rPr>
          <w:rFonts w:ascii="Times New Roman" w:hAnsi="Times New Roman" w:cs="Times New Roman"/>
          <w:i/>
          <w:lang w:val="en-US"/>
        </w:rPr>
        <w:t xml:space="preserve"> 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04"/>
        <w:gridCol w:w="2896"/>
        <w:gridCol w:w="2625"/>
      </w:tblGrid>
      <w:tr w:rsidR="007E6784" w:rsidRPr="00EA16F2" w14:paraId="2B9E0989" w14:textId="77777777">
        <w:tc>
          <w:tcPr>
            <w:tcW w:w="3004" w:type="dxa"/>
          </w:tcPr>
          <w:p w14:paraId="63BA032D" w14:textId="77777777" w:rsidR="007E6784" w:rsidRPr="00EA16F2" w:rsidRDefault="007E6784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XÉT DUYỆT CỦA</w:t>
            </w:r>
            <w:r w:rsidR="0076235B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NGƯỜI ĐỨNG Đ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Ầ</w:t>
            </w:r>
            <w:r w:rsidRPr="00EA16F2">
              <w:rPr>
                <w:rFonts w:ascii="Times New Roman" w:hAnsi="Times New Roman" w:cs="Times New Roman"/>
                <w:b/>
              </w:rPr>
              <w:t>U</w:t>
            </w:r>
            <w:r w:rsidR="0076235B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LƯU TRỮ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Ị</w:t>
            </w:r>
            <w:r w:rsidRPr="00EA16F2">
              <w:rPr>
                <w:rFonts w:ascii="Times New Roman" w:hAnsi="Times New Roman" w:cs="Times New Roman"/>
                <w:b/>
              </w:rPr>
              <w:t>CH SỬ</w:t>
            </w:r>
          </w:p>
        </w:tc>
        <w:tc>
          <w:tcPr>
            <w:tcW w:w="2896" w:type="dxa"/>
          </w:tcPr>
          <w:p w14:paraId="7218B76D" w14:textId="77777777" w:rsidR="007E6784" w:rsidRPr="00EA16F2" w:rsidRDefault="007E6784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Ý kiến của Phòng đọc</w:t>
            </w:r>
          </w:p>
        </w:tc>
        <w:tc>
          <w:tcPr>
            <w:tcW w:w="2625" w:type="dxa"/>
          </w:tcPr>
          <w:p w14:paraId="3941C7E2" w14:textId="77777777" w:rsidR="007E6784" w:rsidRPr="00EA16F2" w:rsidRDefault="007E6784" w:rsidP="005B6CD8">
            <w:pPr>
              <w:spacing w:before="12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 xml:space="preserve">Người 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yêu cầu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EA16F2">
              <w:rPr>
                <w:rFonts w:ascii="Times New Roman" w:hAnsi="Times New Roman" w:cs="Times New Roman"/>
              </w:rPr>
              <w:t xml:space="preserve">(ký, </w:t>
            </w:r>
            <w:r w:rsidR="00A236DE" w:rsidRPr="00EA16F2">
              <w:rPr>
                <w:rFonts w:ascii="Times New Roman" w:hAnsi="Times New Roman" w:cs="Times New Roman"/>
                <w:lang w:val="en-US"/>
              </w:rPr>
              <w:t>ghi rõ</w:t>
            </w:r>
            <w:r w:rsidRPr="00EA16F2">
              <w:rPr>
                <w:rFonts w:ascii="Times New Roman" w:hAnsi="Times New Roman" w:cs="Times New Roman"/>
              </w:rPr>
              <w:t xml:space="preserve"> </w:t>
            </w:r>
            <w:r w:rsidR="00F410B2" w:rsidRPr="00EA16F2">
              <w:rPr>
                <w:rFonts w:ascii="Times New Roman" w:hAnsi="Times New Roman" w:cs="Times New Roman"/>
                <w:lang w:val="en-US"/>
              </w:rPr>
              <w:t xml:space="preserve">họ </w:t>
            </w:r>
            <w:r w:rsidRPr="00EA16F2">
              <w:rPr>
                <w:rFonts w:ascii="Times New Roman" w:hAnsi="Times New Roman" w:cs="Times New Roman"/>
              </w:rPr>
              <w:t>tên)</w:t>
            </w:r>
          </w:p>
        </w:tc>
      </w:tr>
    </w:tbl>
    <w:p w14:paraId="68E09DD7" w14:textId="77777777" w:rsidR="00E263B1" w:rsidRPr="00EA16F2" w:rsidRDefault="00E263B1" w:rsidP="00C6623A">
      <w:pPr>
        <w:spacing w:before="120"/>
        <w:rPr>
          <w:rFonts w:ascii="Times New Roman" w:hAnsi="Times New Roman" w:cs="Times New Roman"/>
        </w:rPr>
      </w:pPr>
    </w:p>
    <w:sectPr w:rsidR="00E263B1" w:rsidRPr="00EA16F2" w:rsidSect="00DA0399"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7F72" w14:textId="77777777" w:rsidR="00811155" w:rsidRDefault="00811155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2AC144CC" w14:textId="77777777" w:rsidR="00811155" w:rsidRDefault="0081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9C0E" w14:textId="77777777" w:rsidR="00811155" w:rsidRDefault="00811155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74ECB77D" w14:textId="77777777" w:rsidR="00811155" w:rsidRDefault="00811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num w:numId="1" w16cid:durableId="1310939685">
    <w:abstractNumId w:val="0"/>
  </w:num>
  <w:num w:numId="2" w16cid:durableId="11684806">
    <w:abstractNumId w:val="1"/>
  </w:num>
  <w:num w:numId="3" w16cid:durableId="896009916">
    <w:abstractNumId w:val="2"/>
  </w:num>
  <w:num w:numId="4" w16cid:durableId="405684518">
    <w:abstractNumId w:val="3"/>
  </w:num>
  <w:num w:numId="5" w16cid:durableId="346179412">
    <w:abstractNumId w:val="4"/>
  </w:num>
  <w:num w:numId="6" w16cid:durableId="656228210">
    <w:abstractNumId w:val="5"/>
  </w:num>
  <w:num w:numId="7" w16cid:durableId="788932951">
    <w:abstractNumId w:val="6"/>
  </w:num>
  <w:num w:numId="8" w16cid:durableId="574559496">
    <w:abstractNumId w:val="7"/>
  </w:num>
  <w:num w:numId="9" w16cid:durableId="343753647">
    <w:abstractNumId w:val="8"/>
  </w:num>
  <w:num w:numId="10" w16cid:durableId="1227497291">
    <w:abstractNumId w:val="9"/>
  </w:num>
  <w:num w:numId="11" w16cid:durableId="729841436">
    <w:abstractNumId w:val="10"/>
  </w:num>
  <w:num w:numId="12" w16cid:durableId="407315559">
    <w:abstractNumId w:val="11"/>
  </w:num>
  <w:num w:numId="13" w16cid:durableId="1047030846">
    <w:abstractNumId w:val="12"/>
  </w:num>
  <w:num w:numId="14" w16cid:durableId="1591044289">
    <w:abstractNumId w:val="13"/>
  </w:num>
  <w:num w:numId="15" w16cid:durableId="284436009">
    <w:abstractNumId w:val="14"/>
  </w:num>
  <w:num w:numId="16" w16cid:durableId="950824954">
    <w:abstractNumId w:val="15"/>
  </w:num>
  <w:num w:numId="17" w16cid:durableId="575558036">
    <w:abstractNumId w:val="16"/>
  </w:num>
  <w:num w:numId="18" w16cid:durableId="1560440991">
    <w:abstractNumId w:val="17"/>
  </w:num>
  <w:num w:numId="19" w16cid:durableId="1452897307">
    <w:abstractNumId w:val="18"/>
  </w:num>
  <w:num w:numId="20" w16cid:durableId="1901281606">
    <w:abstractNumId w:val="19"/>
  </w:num>
  <w:num w:numId="21" w16cid:durableId="1550258977">
    <w:abstractNumId w:val="20"/>
  </w:num>
  <w:num w:numId="22" w16cid:durableId="446774242">
    <w:abstractNumId w:val="21"/>
  </w:num>
  <w:num w:numId="23" w16cid:durableId="314069870">
    <w:abstractNumId w:val="22"/>
  </w:num>
  <w:num w:numId="24" w16cid:durableId="1814523236">
    <w:abstractNumId w:val="23"/>
  </w:num>
  <w:num w:numId="25" w16cid:durableId="1525287297">
    <w:abstractNumId w:val="24"/>
  </w:num>
  <w:num w:numId="26" w16cid:durableId="1399665477">
    <w:abstractNumId w:val="25"/>
  </w:num>
  <w:num w:numId="27" w16cid:durableId="686175606">
    <w:abstractNumId w:val="26"/>
  </w:num>
  <w:num w:numId="28" w16cid:durableId="1087196144">
    <w:abstractNumId w:val="27"/>
  </w:num>
  <w:num w:numId="29" w16cid:durableId="1890802772">
    <w:abstractNumId w:val="28"/>
  </w:num>
  <w:num w:numId="30" w16cid:durableId="1474717744">
    <w:abstractNumId w:val="29"/>
  </w:num>
  <w:num w:numId="31" w16cid:durableId="1108965365">
    <w:abstractNumId w:val="30"/>
  </w:num>
  <w:num w:numId="32" w16cid:durableId="1203439759">
    <w:abstractNumId w:val="31"/>
  </w:num>
  <w:num w:numId="33" w16cid:durableId="1993557386">
    <w:abstractNumId w:val="32"/>
  </w:num>
  <w:num w:numId="34" w16cid:durableId="148450235">
    <w:abstractNumId w:val="33"/>
  </w:num>
  <w:num w:numId="35" w16cid:durableId="1723334760">
    <w:abstractNumId w:val="34"/>
  </w:num>
  <w:num w:numId="36" w16cid:durableId="858465036">
    <w:abstractNumId w:val="35"/>
  </w:num>
  <w:num w:numId="37" w16cid:durableId="1170370229">
    <w:abstractNumId w:val="36"/>
  </w:num>
  <w:num w:numId="38" w16cid:durableId="1780445593">
    <w:abstractNumId w:val="37"/>
  </w:num>
  <w:num w:numId="39" w16cid:durableId="1461067420">
    <w:abstractNumId w:val="38"/>
  </w:num>
  <w:num w:numId="40" w16cid:durableId="1913006977">
    <w:abstractNumId w:val="39"/>
  </w:num>
  <w:num w:numId="41" w16cid:durableId="744256534">
    <w:abstractNumId w:val="40"/>
  </w:num>
  <w:num w:numId="42" w16cid:durableId="110403318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79A"/>
    <w:rsid w:val="00000B93"/>
    <w:rsid w:val="00012032"/>
    <w:rsid w:val="00050FBA"/>
    <w:rsid w:val="0005414E"/>
    <w:rsid w:val="000573F7"/>
    <w:rsid w:val="00076C84"/>
    <w:rsid w:val="000D0582"/>
    <w:rsid w:val="000D1D27"/>
    <w:rsid w:val="000E79D6"/>
    <w:rsid w:val="000F2B81"/>
    <w:rsid w:val="00113568"/>
    <w:rsid w:val="00117977"/>
    <w:rsid w:val="00130F66"/>
    <w:rsid w:val="00151FCD"/>
    <w:rsid w:val="00157CF1"/>
    <w:rsid w:val="001B1C7B"/>
    <w:rsid w:val="001C7473"/>
    <w:rsid w:val="001D5851"/>
    <w:rsid w:val="001F0D03"/>
    <w:rsid w:val="001F40FC"/>
    <w:rsid w:val="00231BC2"/>
    <w:rsid w:val="00271C3D"/>
    <w:rsid w:val="002729C4"/>
    <w:rsid w:val="002A41F7"/>
    <w:rsid w:val="00327A13"/>
    <w:rsid w:val="00327E52"/>
    <w:rsid w:val="00383467"/>
    <w:rsid w:val="003C7738"/>
    <w:rsid w:val="003D57A2"/>
    <w:rsid w:val="003E3363"/>
    <w:rsid w:val="003E428D"/>
    <w:rsid w:val="004B4147"/>
    <w:rsid w:val="004B5149"/>
    <w:rsid w:val="004C10D6"/>
    <w:rsid w:val="00523E1D"/>
    <w:rsid w:val="00533610"/>
    <w:rsid w:val="005458AA"/>
    <w:rsid w:val="00574C47"/>
    <w:rsid w:val="005B6CD8"/>
    <w:rsid w:val="005D465F"/>
    <w:rsid w:val="00612956"/>
    <w:rsid w:val="00615CED"/>
    <w:rsid w:val="0062145D"/>
    <w:rsid w:val="00687D50"/>
    <w:rsid w:val="00693BA1"/>
    <w:rsid w:val="006A358B"/>
    <w:rsid w:val="006C1C63"/>
    <w:rsid w:val="006C3B8C"/>
    <w:rsid w:val="00722549"/>
    <w:rsid w:val="0075596B"/>
    <w:rsid w:val="007565F6"/>
    <w:rsid w:val="0076235B"/>
    <w:rsid w:val="00767D58"/>
    <w:rsid w:val="00796ECE"/>
    <w:rsid w:val="007C4769"/>
    <w:rsid w:val="007D2973"/>
    <w:rsid w:val="007E6784"/>
    <w:rsid w:val="00811155"/>
    <w:rsid w:val="00845E3A"/>
    <w:rsid w:val="00885ED5"/>
    <w:rsid w:val="00893F13"/>
    <w:rsid w:val="008C11D1"/>
    <w:rsid w:val="008C5129"/>
    <w:rsid w:val="008F3721"/>
    <w:rsid w:val="00944857"/>
    <w:rsid w:val="00982157"/>
    <w:rsid w:val="009A2FB1"/>
    <w:rsid w:val="00A01C8D"/>
    <w:rsid w:val="00A236DE"/>
    <w:rsid w:val="00A409EA"/>
    <w:rsid w:val="00A61B20"/>
    <w:rsid w:val="00A62DBD"/>
    <w:rsid w:val="00AB5662"/>
    <w:rsid w:val="00B36B62"/>
    <w:rsid w:val="00B47458"/>
    <w:rsid w:val="00B65ECF"/>
    <w:rsid w:val="00B92E3A"/>
    <w:rsid w:val="00BD13A5"/>
    <w:rsid w:val="00BF3C69"/>
    <w:rsid w:val="00C1428C"/>
    <w:rsid w:val="00C6623A"/>
    <w:rsid w:val="00C66C2E"/>
    <w:rsid w:val="00C66E99"/>
    <w:rsid w:val="00CC1215"/>
    <w:rsid w:val="00CE1B8E"/>
    <w:rsid w:val="00CF0786"/>
    <w:rsid w:val="00D0679A"/>
    <w:rsid w:val="00D06C2F"/>
    <w:rsid w:val="00D2255F"/>
    <w:rsid w:val="00D54DBC"/>
    <w:rsid w:val="00D60F46"/>
    <w:rsid w:val="00D8470C"/>
    <w:rsid w:val="00DA0399"/>
    <w:rsid w:val="00DC121B"/>
    <w:rsid w:val="00E23A67"/>
    <w:rsid w:val="00E263B1"/>
    <w:rsid w:val="00E508C1"/>
    <w:rsid w:val="00EA16F2"/>
    <w:rsid w:val="00EB542A"/>
    <w:rsid w:val="00ED7685"/>
    <w:rsid w:val="00F11A8C"/>
    <w:rsid w:val="00F33463"/>
    <w:rsid w:val="00F410B2"/>
    <w:rsid w:val="00F60723"/>
    <w:rsid w:val="00F7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079FD0F"/>
  <w15:chartTrackingRefBased/>
  <w15:docId w15:val="{BE3C4277-A327-42A8-9428-6E767D74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Italic">
    <w:name w:val="Body text + Italic"/>
    <w:aliases w:val="Spacing 0 pt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Picturecaption2">
    <w:name w:val="Picture caption (2)_"/>
    <w:link w:val="Picturecaption20"/>
    <w:rPr>
      <w:rFonts w:ascii="Segoe UI" w:hAnsi="Segoe UI" w:cs="Segoe UI"/>
      <w:spacing w:val="11"/>
      <w:sz w:val="18"/>
      <w:szCs w:val="18"/>
      <w:u w:val="none"/>
    </w:rPr>
  </w:style>
  <w:style w:type="character" w:customStyle="1" w:styleId="Picturecaption2SmallCaps">
    <w:name w:val="Picture caption (2) + Small Caps"/>
    <w:rPr>
      <w:rFonts w:ascii="Segoe UI" w:hAnsi="Segoe UI" w:cs="Segoe UI"/>
      <w:smallCaps/>
      <w:spacing w:val="11"/>
      <w:sz w:val="18"/>
      <w:szCs w:val="18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spacing w:val="-3"/>
      <w:u w:val="none"/>
    </w:rPr>
  </w:style>
  <w:style w:type="character" w:customStyle="1" w:styleId="Bodytext5135pt">
    <w:name w:val="Body text (5) + 13.5 pt"/>
    <w:aliases w:val="Bold,Spacing 0 pt42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noProof/>
      <w:sz w:val="27"/>
      <w:szCs w:val="27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8"/>
      <w:szCs w:val="8"/>
      <w:u w:val="none"/>
    </w:rPr>
  </w:style>
  <w:style w:type="character" w:customStyle="1" w:styleId="HeaderorfooterItalic">
    <w:name w:val="Header or footer + Italic"/>
    <w:aliases w:val="Spacing 0 pt41"/>
    <w:rPr>
      <w:rFonts w:ascii="Times New Roman" w:hAnsi="Times New Roman" w:cs="Times New Roman"/>
      <w:i/>
      <w:iCs/>
      <w:spacing w:val="-6"/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Bodytext6Italic">
    <w:name w:val="Body text (6) + Italic"/>
    <w:aliases w:val="Spacing 0 pt40"/>
    <w:rPr>
      <w:rFonts w:ascii="Times New Roman" w:hAnsi="Times New Roman" w:cs="Times New Roman"/>
      <w:i/>
      <w:iCs/>
      <w:spacing w:val="0"/>
      <w:sz w:val="19"/>
      <w:szCs w:val="19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noProof/>
      <w:spacing w:val="-5"/>
      <w:sz w:val="27"/>
      <w:szCs w:val="27"/>
      <w:u w:val="single"/>
    </w:rPr>
  </w:style>
  <w:style w:type="character" w:customStyle="1" w:styleId="Heading22">
    <w:name w:val="Heading #2 (2)_"/>
    <w:link w:val="Heading22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85pt">
    <w:name w:val="Body text (8) + 5 pt"/>
    <w:aliases w:val="Italic,Spacing 0 pt39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10Bold">
    <w:name w:val="Body text (10) + Bold"/>
    <w:aliases w:val="Not Italic,Spacing 0 pt38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0Bold1">
    <w:name w:val="Body text (10) + Bold1"/>
    <w:aliases w:val="Spacing 0 pt3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11">
    <w:name w:val="Body text (11)_"/>
    <w:link w:val="Bodytext110"/>
    <w:rPr>
      <w:rFonts w:ascii="Constantia" w:hAnsi="Constantia" w:cs="Constantia"/>
      <w:spacing w:val="9"/>
      <w:sz w:val="16"/>
      <w:szCs w:val="16"/>
      <w:u w:val="none"/>
    </w:rPr>
  </w:style>
  <w:style w:type="character" w:customStyle="1" w:styleId="Bodytext12">
    <w:name w:val="Body text (12)_"/>
    <w:link w:val="Bodytext120"/>
    <w:rPr>
      <w:rFonts w:ascii="Constantia" w:hAnsi="Constantia" w:cs="Constantia"/>
      <w:sz w:val="22"/>
      <w:szCs w:val="22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4Constantia">
    <w:name w:val="Body text (4) + Constantia"/>
    <w:aliases w:val="22.5 pt,Bold4,Spacing -2 pt"/>
    <w:rPr>
      <w:rFonts w:ascii="Constantia" w:hAnsi="Constantia" w:cs="Constantia"/>
      <w:b/>
      <w:bCs/>
      <w:i/>
      <w:iCs/>
      <w:spacing w:val="-56"/>
      <w:sz w:val="45"/>
      <w:szCs w:val="45"/>
      <w:u w:val="none"/>
    </w:rPr>
  </w:style>
  <w:style w:type="character" w:customStyle="1" w:styleId="Bodytext2NotBold">
    <w:name w:val="Body text (2) + Not Bold"/>
    <w:aliases w:val="Spacing 0 pt36"/>
    <w:rPr>
      <w:rFonts w:ascii="Times New Roman" w:hAnsi="Times New Roman" w:cs="Times New Roman"/>
      <w:b/>
      <w:bCs/>
      <w:spacing w:val="-6"/>
      <w:sz w:val="27"/>
      <w:szCs w:val="27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9135pt">
    <w:name w:val="Body text (9) + 13.5 pt"/>
    <w:aliases w:val="Spacing 0 pt35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9135pt1">
    <w:name w:val="Body text (9) + 13.5 pt1"/>
    <w:aliases w:val="Italic5,Spacing 0 pt3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Constantia">
    <w:name w:val="Body text + Constantia"/>
    <w:aliases w:val="11 pt,Spacing 0 pt33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2pt">
    <w:name w:val="Body text + 12 pt"/>
    <w:aliases w:val="Spacing 0 pt32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6pt">
    <w:name w:val="Body text + 16 pt"/>
    <w:aliases w:val="Spacing 0 pt31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FootnoteConstantia">
    <w:name w:val="Footnote + Constantia"/>
    <w:aliases w:val="11 pt2,Spacing 0 pt30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noProof/>
      <w:sz w:val="10"/>
      <w:szCs w:val="10"/>
      <w:u w:val="none"/>
    </w:rPr>
  </w:style>
  <w:style w:type="character" w:customStyle="1" w:styleId="Bodytext14135pt">
    <w:name w:val="Body text (14) + 13.5 pt"/>
    <w:aliases w:val="Italic4,Spacing 0 pt29"/>
    <w:rPr>
      <w:rFonts w:ascii="Times New Roman" w:hAnsi="Times New Roman" w:cs="Times New Roman"/>
      <w:i/>
      <w:iCs/>
      <w:noProof/>
      <w:spacing w:val="-8"/>
      <w:sz w:val="27"/>
      <w:szCs w:val="27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i/>
      <w:iCs/>
      <w:spacing w:val="9"/>
      <w:sz w:val="8"/>
      <w:szCs w:val="8"/>
      <w:u w:val="none"/>
    </w:rPr>
  </w:style>
  <w:style w:type="character" w:customStyle="1" w:styleId="Headerorfooter3TimesNewRoman">
    <w:name w:val="Header or footer (3) + Times New Roman"/>
    <w:aliases w:val="4.5 pt,Not Italic8,Spacing 0 pt28"/>
    <w:rPr>
      <w:rFonts w:ascii="Times New Roman" w:hAnsi="Times New Roman" w:cs="Times New Roman"/>
      <w:i/>
      <w:iCs/>
      <w:spacing w:val="0"/>
      <w:sz w:val="9"/>
      <w:szCs w:val="9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pacing w:val="22"/>
      <w:w w:val="120"/>
      <w:sz w:val="8"/>
      <w:szCs w:val="8"/>
      <w:u w:val="none"/>
    </w:rPr>
  </w:style>
  <w:style w:type="character" w:customStyle="1" w:styleId="Bodytext4155pt">
    <w:name w:val="Body text (4) + 15.5 pt"/>
    <w:aliases w:val="Bold3,Spacing -2 pt1"/>
    <w:rPr>
      <w:rFonts w:ascii="Times New Roman" w:hAnsi="Times New Roman" w:cs="Times New Roman"/>
      <w:b/>
      <w:bCs/>
      <w:i/>
      <w:iCs/>
      <w:spacing w:val="-41"/>
      <w:sz w:val="31"/>
      <w:szCs w:val="31"/>
      <w:u w:val="none"/>
    </w:rPr>
  </w:style>
  <w:style w:type="character" w:customStyle="1" w:styleId="Bodytext10pt">
    <w:name w:val="Body text + 10 pt"/>
    <w:aliases w:val="Spacing 0 pt2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10pt4">
    <w:name w:val="Body text + 10 pt4"/>
    <w:aliases w:val="Spacing 1 pt"/>
    <w:rPr>
      <w:rFonts w:ascii="Times New Roman" w:hAnsi="Times New Roman" w:cs="Times New Roman"/>
      <w:spacing w:val="26"/>
      <w:sz w:val="20"/>
      <w:szCs w:val="20"/>
      <w:u w:val="none"/>
    </w:rPr>
  </w:style>
  <w:style w:type="character" w:customStyle="1" w:styleId="Bodytext95pt">
    <w:name w:val="Body text + 9.5 pt"/>
    <w:aliases w:val="Spacing 0 pt26"/>
    <w:rPr>
      <w:rFonts w:ascii="Times New Roman" w:hAnsi="Times New Roman" w:cs="Times New Roman"/>
      <w:spacing w:val="-6"/>
      <w:sz w:val="19"/>
      <w:szCs w:val="19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Bodytext0">
    <w:name w:val="Body text"/>
    <w:rPr>
      <w:rFonts w:ascii="Times New Roman" w:hAnsi="Times New Roman" w:cs="Times New Roman"/>
      <w:strike/>
      <w:spacing w:val="-6"/>
      <w:sz w:val="27"/>
      <w:szCs w:val="27"/>
      <w:u w:val="none"/>
    </w:rPr>
  </w:style>
  <w:style w:type="character" w:customStyle="1" w:styleId="BodytextItalic1">
    <w:name w:val="Body text + Italic1"/>
    <w:aliases w:val="Spacing 0 pt25"/>
    <w:rPr>
      <w:rFonts w:ascii="Times New Roman" w:hAnsi="Times New Roman" w:cs="Times New Roman"/>
      <w:i/>
      <w:iCs/>
      <w:strike/>
      <w:spacing w:val="-8"/>
      <w:sz w:val="27"/>
      <w:szCs w:val="27"/>
      <w:u w:val="none"/>
    </w:rPr>
  </w:style>
  <w:style w:type="character" w:customStyle="1" w:styleId="Bodytext90">
    <w:name w:val="Body text (9)"/>
    <w:rPr>
      <w:rFonts w:ascii="Times New Roman" w:hAnsi="Times New Roman" w:cs="Times New Roman"/>
      <w:spacing w:val="-4"/>
      <w:sz w:val="25"/>
      <w:szCs w:val="25"/>
      <w:u w:val="single"/>
    </w:rPr>
  </w:style>
  <w:style w:type="character" w:customStyle="1" w:styleId="Bodytext911pt">
    <w:name w:val="Body text (9) + 11 pt"/>
    <w:aliases w:val="Spacing 0 pt24"/>
    <w:rPr>
      <w:rFonts w:ascii="Times New Roman" w:hAnsi="Times New Roman" w:cs="Times New Roman"/>
      <w:spacing w:val="-8"/>
      <w:sz w:val="22"/>
      <w:szCs w:val="22"/>
      <w:u w:val="single"/>
    </w:rPr>
  </w:style>
  <w:style w:type="character" w:customStyle="1" w:styleId="Heading4">
    <w:name w:val="Heading #4_"/>
    <w:link w:val="Heading4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11pt">
    <w:name w:val="Body text + 11 pt"/>
    <w:aliases w:val="Spacing 0 pt23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16265pt">
    <w:name w:val="Body text (16) + 26.5 pt"/>
    <w:aliases w:val="Not Italic7,Spacing 0 pt22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Bold">
    <w:name w:val="Body text + Bold"/>
    <w:aliases w:val="Spacing 0 p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31">
    <w:name w:val="Body text3"/>
    <w:basedOn w:val="Bodytext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22">
    <w:name w:val="Body text2"/>
    <w:rPr>
      <w:rFonts w:ascii="Times New Roman" w:hAnsi="Times New Roman" w:cs="Times New Roman"/>
      <w:spacing w:val="-6"/>
      <w:sz w:val="27"/>
      <w:szCs w:val="27"/>
      <w:u w:val="single"/>
    </w:rPr>
  </w:style>
  <w:style w:type="character" w:customStyle="1" w:styleId="Heading32">
    <w:name w:val="Heading #3 (2)_"/>
    <w:link w:val="Heading320"/>
    <w:rPr>
      <w:rFonts w:ascii="Times New Roman" w:hAnsi="Times New Roman" w:cs="Times New Roman"/>
      <w:b/>
      <w:bCs/>
      <w:spacing w:val="-14"/>
      <w:sz w:val="27"/>
      <w:szCs w:val="27"/>
      <w:u w:val="none"/>
    </w:rPr>
  </w:style>
  <w:style w:type="character" w:customStyle="1" w:styleId="Heading42">
    <w:name w:val="Heading #4 (2)_"/>
    <w:link w:val="Heading42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-7"/>
      <w:sz w:val="27"/>
      <w:szCs w:val="27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spacing w:val="-15"/>
      <w:sz w:val="23"/>
      <w:szCs w:val="23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3"/>
      <w:sz w:val="27"/>
      <w:szCs w:val="27"/>
      <w:u w:val="none"/>
    </w:rPr>
  </w:style>
  <w:style w:type="character" w:customStyle="1" w:styleId="Bodytext18145pt">
    <w:name w:val="Body text (18) + 14.5 pt"/>
    <w:aliases w:val="Not Bold,Italic3,Spacing 1 pt3"/>
    <w:rPr>
      <w:rFonts w:ascii="Times New Roman" w:hAnsi="Times New Roman" w:cs="Times New Roman"/>
      <w:b/>
      <w:bCs/>
      <w:i/>
      <w:iCs/>
      <w:spacing w:val="26"/>
      <w:sz w:val="29"/>
      <w:szCs w:val="29"/>
      <w:u w:val="none"/>
    </w:rPr>
  </w:style>
  <w:style w:type="character" w:customStyle="1" w:styleId="Bodytext2NotBold1">
    <w:name w:val="Body text (2) + Not Bold1"/>
    <w:aliases w:val="Italic2,Spacing 0 pt20"/>
    <w:rPr>
      <w:rFonts w:ascii="Times New Roman" w:hAnsi="Times New Roman" w:cs="Times New Roman"/>
      <w:b/>
      <w:bCs/>
      <w:i/>
      <w:iCs/>
      <w:spacing w:val="-9"/>
      <w:sz w:val="27"/>
      <w:szCs w:val="27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i/>
      <w:iCs/>
      <w:spacing w:val="-3"/>
      <w:sz w:val="28"/>
      <w:szCs w:val="28"/>
      <w:u w:val="none"/>
    </w:rPr>
  </w:style>
  <w:style w:type="character" w:customStyle="1" w:styleId="Bodytext19225pt">
    <w:name w:val="Body text (19) + 22.5 pt"/>
    <w:aliases w:val="Not Italic6,Spacing 0 pt19,Scale 75%"/>
    <w:rPr>
      <w:rFonts w:ascii="Times New Roman" w:hAnsi="Times New Roman" w:cs="Times New Roman"/>
      <w:i/>
      <w:iCs/>
      <w:spacing w:val="8"/>
      <w:w w:val="75"/>
      <w:sz w:val="45"/>
      <w:szCs w:val="45"/>
      <w:u w:val="none"/>
    </w:rPr>
  </w:style>
  <w:style w:type="character" w:customStyle="1" w:styleId="Bodytext19135pt">
    <w:name w:val="Body text (19) + 13.5 pt"/>
    <w:aliases w:val="Not Italic5,Spacing 0 pt18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9135pt2">
    <w:name w:val="Body text (19) + 13.5 pt2"/>
    <w:aliases w:val="Not Italic4,Spacing 0 pt17"/>
    <w:rPr>
      <w:rFonts w:ascii="Times New Roman" w:hAnsi="Times New Roman" w:cs="Times New Roman"/>
      <w:i/>
      <w:iCs/>
      <w:spacing w:val="-6"/>
      <w:sz w:val="27"/>
      <w:szCs w:val="27"/>
      <w:u w:val="single"/>
    </w:rPr>
  </w:style>
  <w:style w:type="character" w:customStyle="1" w:styleId="Bodytext19135pt1">
    <w:name w:val="Body text (19) + 13.5 pt1"/>
    <w:aliases w:val="Spacing 0 pt16"/>
    <w:rPr>
      <w:rFonts w:ascii="Times New Roman" w:hAnsi="Times New Roman" w:cs="Times New Roman"/>
      <w:i/>
      <w:iCs/>
      <w:spacing w:val="-8"/>
      <w:sz w:val="27"/>
      <w:szCs w:val="27"/>
      <w:u w:val="singl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spacing w:val="-13"/>
      <w:sz w:val="27"/>
      <w:szCs w:val="27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1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Consolas">
    <w:name w:val="Body text + Consolas"/>
    <w:aliases w:val="11 pt1,Bold2,Spacing -1 pt"/>
    <w:rPr>
      <w:rFonts w:ascii="Consolas" w:hAnsi="Consolas" w:cs="Consolas"/>
      <w:b/>
      <w:bCs/>
      <w:spacing w:val="-20"/>
      <w:sz w:val="22"/>
      <w:szCs w:val="22"/>
      <w:u w:val="none"/>
    </w:rPr>
  </w:style>
  <w:style w:type="character" w:customStyle="1" w:styleId="Bodytext195pt">
    <w:name w:val="Body text + 19.5 pt"/>
    <w:aliases w:val="Bold1,Spacing -1 pt1"/>
    <w:rPr>
      <w:rFonts w:ascii="Times New Roman" w:hAnsi="Times New Roman" w:cs="Times New Roman"/>
      <w:b/>
      <w:bCs/>
      <w:spacing w:val="-20"/>
      <w:sz w:val="39"/>
      <w:szCs w:val="39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Heading2265pt">
    <w:name w:val="Heading #2 + 26.5 pt"/>
    <w:aliases w:val="Not Italic3,Spacing 0 pt13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Heading43">
    <w:name w:val="Heading #4 (3)_"/>
    <w:link w:val="Heading430"/>
    <w:rPr>
      <w:rFonts w:ascii="Times New Roman" w:hAnsi="Times New Roman" w:cs="Times New Roman"/>
      <w:b/>
      <w:bCs/>
      <w:spacing w:val="-10"/>
      <w:sz w:val="27"/>
      <w:szCs w:val="27"/>
      <w:u w:val="none"/>
    </w:rPr>
  </w:style>
  <w:style w:type="character" w:customStyle="1" w:styleId="Bodytext125pt">
    <w:name w:val="Body text + 12.5 pt"/>
    <w:aliases w:val="Spacing 0 pt12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spacing w:val="-9"/>
      <w:sz w:val="22"/>
      <w:szCs w:val="22"/>
      <w:u w:val="none"/>
    </w:rPr>
  </w:style>
  <w:style w:type="character" w:customStyle="1" w:styleId="Tablecaption4Italic">
    <w:name w:val="Table caption (4) + Italic"/>
    <w:aliases w:val="Spacing 0 pt11"/>
    <w:rPr>
      <w:rFonts w:ascii="Times New Roman" w:hAnsi="Times New Roman" w:cs="Times New Roman"/>
      <w:i/>
      <w:iCs/>
      <w:spacing w:val="-15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noProof/>
      <w:sz w:val="11"/>
      <w:szCs w:val="1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29"/>
      <w:sz w:val="18"/>
      <w:szCs w:val="18"/>
      <w:u w:val="none"/>
    </w:rPr>
  </w:style>
  <w:style w:type="character" w:customStyle="1" w:styleId="Bodytext16NotItalic">
    <w:name w:val="Body text (16) + Not Italic"/>
    <w:aliases w:val="Spacing 0 pt10"/>
    <w:rPr>
      <w:rFonts w:ascii="Times New Roman" w:hAnsi="Times New Roman" w:cs="Times New Roman"/>
      <w:i/>
      <w:iCs/>
      <w:spacing w:val="-18"/>
      <w:sz w:val="30"/>
      <w:szCs w:val="30"/>
      <w:u w:val="none"/>
    </w:rPr>
  </w:style>
  <w:style w:type="character" w:customStyle="1" w:styleId="Bodytext16135pt">
    <w:name w:val="Body text (16) + 13.5 pt"/>
    <w:aliases w:val="Not Italic2,Spacing 0 pt9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6135pt1">
    <w:name w:val="Body text (16) + 13.5 pt1"/>
    <w:aliases w:val="Spacing 0 pt8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10pt2">
    <w:name w:val="Body text + 10 pt2"/>
    <w:aliases w:val="Spacing 0 pt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i/>
      <w:iCs/>
      <w:noProof/>
      <w:sz w:val="31"/>
      <w:szCs w:val="31"/>
      <w:u w:val="none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spacing w:val="-9"/>
      <w:sz w:val="28"/>
      <w:szCs w:val="28"/>
      <w:u w:val="none"/>
    </w:rPr>
  </w:style>
  <w:style w:type="character" w:customStyle="1" w:styleId="Bodytext2125pt">
    <w:name w:val="Body text (2) + 12.5 pt"/>
    <w:aliases w:val="Not Bold1,Spacing 0 pt6"/>
    <w:rPr>
      <w:rFonts w:ascii="Times New Roman" w:hAnsi="Times New Roman" w:cs="Times New Roman"/>
      <w:b/>
      <w:bCs/>
      <w:spacing w:val="-4"/>
      <w:sz w:val="25"/>
      <w:szCs w:val="25"/>
      <w:u w:val="none"/>
    </w:rPr>
  </w:style>
  <w:style w:type="character" w:customStyle="1" w:styleId="Bodytext10pt1">
    <w:name w:val="Body text + 10 pt1"/>
    <w:aliases w:val="Spacing 1 pt2"/>
    <w:rPr>
      <w:rFonts w:ascii="Times New Roman" w:hAnsi="Times New Roman" w:cs="Times New Roman"/>
      <w:spacing w:val="37"/>
      <w:sz w:val="20"/>
      <w:szCs w:val="20"/>
      <w:u w:val="none"/>
    </w:rPr>
  </w:style>
  <w:style w:type="character" w:customStyle="1" w:styleId="Bodytext95pt1">
    <w:name w:val="Body text + 9.5 pt1"/>
    <w:aliases w:val="Spacing 0 pt5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FootnoteItalic">
    <w:name w:val="Footnote + Italic"/>
    <w:aliases w:val="Spacing 0 pt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i/>
      <w:iCs/>
      <w:spacing w:val="6"/>
      <w:sz w:val="20"/>
      <w:szCs w:val="20"/>
      <w:u w:val="none"/>
    </w:rPr>
  </w:style>
  <w:style w:type="character" w:customStyle="1" w:styleId="Headerorfooter55pt">
    <w:name w:val="Header or footer + 5.5 pt"/>
    <w:aliases w:val="Spacing 0 pt3"/>
    <w:rPr>
      <w:rFonts w:ascii="Times New Roman" w:hAnsi="Times New Roman" w:cs="Times New Roman"/>
      <w:noProof/>
      <w:spacing w:val="0"/>
      <w:sz w:val="11"/>
      <w:szCs w:val="11"/>
      <w:u w:val="none"/>
    </w:rPr>
  </w:style>
  <w:style w:type="character" w:customStyle="1" w:styleId="BodytextSmallCaps">
    <w:name w:val="Body text + Small Caps"/>
    <w:rPr>
      <w:rFonts w:ascii="Times New Roman" w:hAnsi="Times New Roman" w:cs="Times New Roman"/>
      <w:smallCaps/>
      <w:spacing w:val="-6"/>
      <w:sz w:val="27"/>
      <w:szCs w:val="27"/>
      <w:u w:val="none"/>
    </w:rPr>
  </w:style>
  <w:style w:type="character" w:customStyle="1" w:styleId="Bodytext21105pt">
    <w:name w:val="Body text (21) + 10.5 pt"/>
    <w:aliases w:val="Italic1,Spacing 0 pt2"/>
    <w:rPr>
      <w:rFonts w:ascii="Times New Roman" w:hAnsi="Times New Roman" w:cs="Times New Roman"/>
      <w:b/>
      <w:bCs/>
      <w:i/>
      <w:iCs/>
      <w:spacing w:val="29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Times New Roman" w:hAnsi="Times New Roman" w:cs="Times New Roman"/>
      <w:spacing w:val="-3"/>
      <w:sz w:val="16"/>
      <w:szCs w:val="16"/>
      <w:u w:val="none"/>
    </w:rPr>
  </w:style>
  <w:style w:type="character" w:customStyle="1" w:styleId="Bodytext12TimesNewRoman">
    <w:name w:val="Body text (12) + Times New Roman"/>
    <w:aliases w:val="12 pt,Spacing 0 pt1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39pt">
    <w:name w:val="Body text (13) + 9 pt"/>
    <w:aliases w:val="Not Italic1,Spacing 1 pt1"/>
    <w:rPr>
      <w:rFonts w:ascii="Times New Roman" w:hAnsi="Times New Roman" w:cs="Times New Roman"/>
      <w:b/>
      <w:bCs/>
      <w:i/>
      <w:iCs/>
      <w:spacing w:val="29"/>
      <w:sz w:val="18"/>
      <w:szCs w:val="18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z w:val="19"/>
      <w:szCs w:val="19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9"/>
      <w:sz w:val="32"/>
      <w:szCs w:val="3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306" w:lineRule="exact"/>
      <w:ind w:hanging="1920"/>
      <w:jc w:val="center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" w:after="60" w:line="299" w:lineRule="exact"/>
      <w:ind w:hanging="1320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300" w:line="240" w:lineRule="atLeast"/>
      <w:ind w:hanging="2000"/>
      <w:jc w:val="both"/>
    </w:pPr>
    <w:rPr>
      <w:rFonts w:ascii="Times New Roman" w:hAnsi="Times New Roman" w:cs="Times New Roman"/>
      <w:i/>
      <w:iCs/>
      <w:color w:val="auto"/>
      <w:spacing w:val="-8"/>
      <w:sz w:val="27"/>
      <w:szCs w:val="27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11"/>
      <w:sz w:val="18"/>
      <w:szCs w:val="18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80" w:after="120" w:line="306" w:lineRule="exact"/>
      <w:jc w:val="center"/>
    </w:pPr>
    <w:rPr>
      <w:rFonts w:ascii="Times New Roman" w:hAnsi="Times New Roman" w:cs="Times New Roman"/>
      <w:color w:val="auto"/>
      <w:spacing w:val="-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27"/>
      <w:szCs w:val="27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1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pacing w:val="-12"/>
      <w:sz w:val="19"/>
      <w:szCs w:val="19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before="60" w:line="421" w:lineRule="exact"/>
      <w:ind w:firstLine="700"/>
      <w:jc w:val="both"/>
      <w:outlineLvl w:val="1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120" w:line="256" w:lineRule="exact"/>
      <w:jc w:val="both"/>
    </w:pPr>
    <w:rPr>
      <w:rFonts w:ascii="Times New Roman" w:hAnsi="Times New Roman" w:cs="Times New Roman"/>
      <w:color w:val="auto"/>
      <w:spacing w:val="-4"/>
      <w:sz w:val="20"/>
      <w:szCs w:val="20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180" w:line="299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80" w:line="241" w:lineRule="exact"/>
      <w:ind w:firstLine="1320"/>
    </w:pPr>
    <w:rPr>
      <w:rFonts w:ascii="Times New Roman" w:hAnsi="Times New Roman" w:cs="Times New Roman"/>
      <w:i/>
      <w:iCs/>
      <w:color w:val="auto"/>
      <w:spacing w:val="-1"/>
      <w:sz w:val="22"/>
      <w:szCs w:val="22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1" w:lineRule="exact"/>
      <w:jc w:val="both"/>
    </w:pPr>
    <w:rPr>
      <w:rFonts w:ascii="Constantia" w:hAnsi="Constantia" w:cs="Constantia"/>
      <w:color w:val="auto"/>
      <w:spacing w:val="9"/>
      <w:sz w:val="16"/>
      <w:szCs w:val="16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34" w:lineRule="exact"/>
      <w:jc w:val="both"/>
    </w:pPr>
    <w:rPr>
      <w:rFonts w:ascii="Constantia" w:hAnsi="Constantia" w:cs="Constantia"/>
      <w:color w:val="auto"/>
      <w:spacing w:val="-1"/>
      <w:sz w:val="22"/>
      <w:szCs w:val="22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1"/>
      <w:szCs w:val="21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81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420" w:after="600" w:line="240" w:lineRule="atLeast"/>
      <w:jc w:val="center"/>
      <w:outlineLvl w:val="2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436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0"/>
      <w:szCs w:val="1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i/>
      <w:iCs/>
      <w:color w:val="auto"/>
      <w:spacing w:val="9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color w:val="auto"/>
      <w:spacing w:val="22"/>
      <w:w w:val="120"/>
      <w:sz w:val="8"/>
      <w:szCs w:val="8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  <w:ind w:hanging="1420"/>
      <w:jc w:val="both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3" w:lineRule="exact"/>
      <w:jc w:val="both"/>
      <w:outlineLvl w:val="3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70" w:lineRule="exact"/>
      <w:jc w:val="both"/>
    </w:pPr>
    <w:rPr>
      <w:rFonts w:ascii="Times New Roman" w:hAnsi="Times New Roman" w:cs="Times New Roman"/>
      <w:color w:val="auto"/>
      <w:spacing w:val="-8"/>
      <w:sz w:val="22"/>
      <w:szCs w:val="22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20" w:after="420" w:line="240" w:lineRule="atLeast"/>
      <w:jc w:val="both"/>
      <w:outlineLvl w:val="0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443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39" w:lineRule="exact"/>
      <w:jc w:val="both"/>
      <w:outlineLvl w:val="2"/>
    </w:pPr>
    <w:rPr>
      <w:rFonts w:ascii="Times New Roman" w:hAnsi="Times New Roman" w:cs="Times New Roman"/>
      <w:b/>
      <w:bCs/>
      <w:color w:val="auto"/>
      <w:spacing w:val="-14"/>
      <w:sz w:val="27"/>
      <w:szCs w:val="27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after="420" w:line="439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15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338" w:lineRule="exact"/>
      <w:jc w:val="both"/>
    </w:pPr>
    <w:rPr>
      <w:rFonts w:ascii="Times New Roman" w:hAnsi="Times New Roman" w:cs="Times New Roman"/>
      <w:b/>
      <w:bCs/>
      <w:color w:val="auto"/>
      <w:spacing w:val="-3"/>
      <w:sz w:val="27"/>
      <w:szCs w:val="27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80" w:line="288" w:lineRule="exact"/>
    </w:pPr>
    <w:rPr>
      <w:rFonts w:ascii="Times New Roman" w:hAnsi="Times New Roman" w:cs="Times New Roman"/>
      <w:i/>
      <w:iCs/>
      <w:color w:val="auto"/>
      <w:spacing w:val="-3"/>
      <w:sz w:val="28"/>
      <w:szCs w:val="2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480" w:line="421" w:lineRule="exact"/>
      <w:jc w:val="both"/>
    </w:pPr>
    <w:rPr>
      <w:rFonts w:ascii="Times New Roman" w:hAnsi="Times New Roman" w:cs="Times New Roman"/>
      <w:b/>
      <w:bCs/>
      <w:color w:val="auto"/>
      <w:spacing w:val="-13"/>
      <w:sz w:val="27"/>
      <w:szCs w:val="27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17" w:lineRule="exact"/>
      <w:ind w:hanging="1320"/>
      <w:outlineLvl w:val="1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436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10"/>
      <w:sz w:val="27"/>
      <w:szCs w:val="27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9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1"/>
      <w:szCs w:val="11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600" w:line="240" w:lineRule="atLeast"/>
    </w:pPr>
    <w:rPr>
      <w:rFonts w:ascii="Times New Roman" w:hAnsi="Times New Roman" w:cs="Times New Roman"/>
      <w:b/>
      <w:bCs/>
      <w:color w:val="auto"/>
      <w:spacing w:val="29"/>
      <w:sz w:val="18"/>
      <w:szCs w:val="18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31"/>
      <w:szCs w:val="31"/>
      <w:lang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before="120" w:line="295" w:lineRule="exact"/>
      <w:ind w:hanging="1420"/>
    </w:pPr>
    <w:rPr>
      <w:rFonts w:ascii="Times New Roman" w:hAnsi="Times New Roman" w:cs="Times New Roman"/>
      <w:color w:val="auto"/>
      <w:spacing w:val="-9"/>
      <w:sz w:val="28"/>
      <w:szCs w:val="28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6"/>
      <w:sz w:val="20"/>
      <w:szCs w:val="20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420" w:after="120" w:line="176" w:lineRule="exact"/>
    </w:pPr>
    <w:rPr>
      <w:rFonts w:ascii="Times New Roman" w:hAnsi="Times New Roman" w:cs="Times New Roman"/>
      <w:color w:val="auto"/>
      <w:spacing w:val="-3"/>
      <w:sz w:val="16"/>
      <w:szCs w:val="16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120" w:after="420" w:line="240" w:lineRule="atLeast"/>
    </w:pPr>
    <w:rPr>
      <w:rFonts w:ascii="Times New Roman" w:hAnsi="Times New Roman" w:cs="Times New Roman"/>
      <w:color w:val="auto"/>
      <w:spacing w:val="-1"/>
      <w:sz w:val="19"/>
      <w:szCs w:val="19"/>
      <w:lang w:eastAsia="en-US"/>
    </w:rPr>
  </w:style>
  <w:style w:type="paragraph" w:customStyle="1" w:styleId="DefaultParagraphFontParaCharCharCharCharChar">
    <w:name w:val="Default Paragraph Font Para Char Char Char Char Char"/>
    <w:autoRedefine/>
    <w:rsid w:val="00D54DB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D54DB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4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2026-05-20T19:43:00Z</dcterms:created>
  <dcterms:modified xsi:type="dcterms:W3CDTF">2026-05-20T19:43:00Z</dcterms:modified>
  <cp:category/>
</cp:coreProperties>
</file>