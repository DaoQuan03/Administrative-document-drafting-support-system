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5622" w14:textId="77777777" w:rsidR="00D0679A" w:rsidRPr="00EA16F2" w:rsidRDefault="00DA0399" w:rsidP="0062145D">
      <w:pPr>
        <w:spacing w:before="120"/>
        <w:jc w:val="center"/>
        <w:rPr>
          <w:rFonts w:ascii="Times New Roman" w:hAnsi="Times New Roman" w:cs="Times New Roman"/>
          <w:b/>
        </w:rPr>
      </w:pPr>
      <w:r w:rsidRPr="00EA16F2">
        <w:rPr>
          <w:rFonts w:ascii="Times New Roman" w:hAnsi="Times New Roman" w:cs="Times New Roman"/>
          <w:b/>
        </w:rPr>
        <w:t>PHỤ LỤC</w:t>
      </w:r>
      <w:r w:rsidR="00EB542A" w:rsidRPr="00EA16F2">
        <w:rPr>
          <w:rFonts w:ascii="Times New Roman" w:hAnsi="Times New Roman" w:cs="Times New Roman"/>
          <w:b/>
        </w:rPr>
        <w:t xml:space="preserve"> SỐ I</w:t>
      </w:r>
    </w:p>
    <w:p w14:paraId="2E133B82" w14:textId="77777777" w:rsidR="00D0679A" w:rsidRPr="00EA16F2" w:rsidRDefault="00DA0399" w:rsidP="0062145D">
      <w:pPr>
        <w:spacing w:before="120"/>
        <w:jc w:val="center"/>
        <w:rPr>
          <w:rFonts w:ascii="Times New Roman" w:hAnsi="Times New Roman" w:cs="Times New Roman"/>
          <w:i/>
        </w:rPr>
      </w:pPr>
      <w:r w:rsidRPr="00EA16F2">
        <w:rPr>
          <w:rFonts w:ascii="Times New Roman" w:hAnsi="Times New Roman" w:cs="Times New Roman"/>
        </w:rPr>
        <w:t>PHIẾU</w:t>
      </w:r>
      <w:r w:rsidR="0062145D"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ĐĂNG</w:t>
      </w:r>
      <w:r w:rsidR="0062145D"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K</w:t>
      </w:r>
      <w:r w:rsidR="0062145D" w:rsidRPr="00EA16F2">
        <w:rPr>
          <w:rFonts w:ascii="Times New Roman" w:hAnsi="Times New Roman" w:cs="Times New Roman"/>
        </w:rPr>
        <w:t xml:space="preserve">Ý </w:t>
      </w:r>
      <w:r w:rsidR="00D0679A" w:rsidRPr="00EA16F2">
        <w:rPr>
          <w:rFonts w:ascii="Times New Roman" w:hAnsi="Times New Roman" w:cs="Times New Roman"/>
        </w:rPr>
        <w:t>SỬ</w:t>
      </w:r>
      <w:r w:rsidR="0062145D"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DỤNG</w:t>
      </w:r>
      <w:r w:rsidR="0062145D"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TÀI</w:t>
      </w:r>
      <w:r w:rsidR="0062145D" w:rsidRPr="00EA16F2">
        <w:rPr>
          <w:rFonts w:ascii="Times New Roman" w:hAnsi="Times New Roman" w:cs="Times New Roman"/>
        </w:rPr>
        <w:t xml:space="preserve"> </w:t>
      </w:r>
      <w:r w:rsidR="00D0679A" w:rsidRPr="00EA16F2">
        <w:rPr>
          <w:rFonts w:ascii="Times New Roman" w:hAnsi="Times New Roman" w:cs="Times New Roman"/>
        </w:rPr>
        <w:t>LIỆU</w:t>
      </w:r>
      <w:r w:rsidR="0062145D" w:rsidRPr="00EA16F2">
        <w:rPr>
          <w:rFonts w:ascii="Times New Roman" w:hAnsi="Times New Roman" w:cs="Times New Roman"/>
        </w:rPr>
        <w:br/>
      </w:r>
      <w:r w:rsidR="0062145D" w:rsidRPr="00EA16F2">
        <w:rPr>
          <w:rFonts w:ascii="Times New Roman" w:hAnsi="Times New Roman" w:cs="Times New Roman"/>
          <w:i/>
        </w:rPr>
        <w:t>(Kèm theo Thông tư số 10</w:t>
      </w:r>
      <w:r w:rsidR="001F0D03" w:rsidRPr="00EA16F2">
        <w:rPr>
          <w:rFonts w:ascii="Times New Roman" w:hAnsi="Times New Roman" w:cs="Times New Roman"/>
          <w:i/>
        </w:rPr>
        <w:t>/</w:t>
      </w:r>
      <w:r w:rsidR="0062145D" w:rsidRPr="00EA16F2">
        <w:rPr>
          <w:rFonts w:ascii="Times New Roman" w:hAnsi="Times New Roman" w:cs="Times New Roman"/>
          <w:i/>
        </w:rPr>
        <w:t>2014</w:t>
      </w:r>
      <w:r w:rsidR="001F0D03" w:rsidRPr="00EA16F2">
        <w:rPr>
          <w:rFonts w:ascii="Times New Roman" w:hAnsi="Times New Roman" w:cs="Times New Roman"/>
          <w:i/>
        </w:rPr>
        <w:t>/</w:t>
      </w:r>
      <w:r w:rsidR="0062145D" w:rsidRPr="00EA16F2">
        <w:rPr>
          <w:rFonts w:ascii="Times New Roman" w:hAnsi="Times New Roman" w:cs="Times New Roman"/>
          <w:i/>
        </w:rPr>
        <w:t>TT-BNV ngày 01 tháng 10 năm 2014 của Bộ Nội vụ)</w:t>
      </w:r>
    </w:p>
    <w:p w14:paraId="32DEA5F2" w14:textId="77777777" w:rsidR="00D0679A" w:rsidRPr="00EA16F2" w:rsidRDefault="0062145D" w:rsidP="0062145D">
      <w:pPr>
        <w:spacing w:before="120"/>
        <w:jc w:val="center"/>
        <w:rPr>
          <w:ins w:id="0" w:author="User" w:date="2017-02-28T15:31:00Z"/>
          <w:rFonts w:ascii="Times New Roman" w:hAnsi="Times New Roman" w:cs="Times New Roman"/>
          <w:b/>
          <w:lang w:val="en-US"/>
        </w:rPr>
      </w:pPr>
      <w:r w:rsidRPr="00EA16F2">
        <w:rPr>
          <w:rFonts w:ascii="Times New Roman" w:hAnsi="Times New Roman" w:cs="Times New Roman"/>
        </w:rPr>
        <w:t xml:space="preserve">CƠ </w:t>
      </w:r>
      <w:r w:rsidR="00D0679A" w:rsidRPr="00EA16F2">
        <w:rPr>
          <w:rFonts w:ascii="Times New Roman" w:hAnsi="Times New Roman" w:cs="Times New Roman"/>
        </w:rPr>
        <w:t>QUAN CHỦ QUẢN</w:t>
      </w:r>
      <w:r w:rsidR="00D0679A" w:rsidRPr="00EA16F2">
        <w:rPr>
          <w:rFonts w:ascii="Times New Roman" w:hAnsi="Times New Roman" w:cs="Times New Roman"/>
        </w:rPr>
        <w:br/>
      </w:r>
      <w:r w:rsidR="00D0679A" w:rsidRPr="00EA16F2">
        <w:rPr>
          <w:rFonts w:ascii="Times New Roman" w:hAnsi="Times New Roman" w:cs="Times New Roman"/>
          <w:b/>
        </w:rPr>
        <w:t xml:space="preserve">TÊN LƯU TRỮ LỊCH </w:t>
      </w:r>
      <w:r w:rsidRPr="00EA16F2">
        <w:rPr>
          <w:rFonts w:ascii="Times New Roman" w:hAnsi="Times New Roman" w:cs="Times New Roman"/>
          <w:b/>
        </w:rPr>
        <w:t>SỬ…</w:t>
      </w:r>
      <w:r w:rsidR="001C7473" w:rsidRPr="00EA16F2">
        <w:rPr>
          <w:rFonts w:ascii="Times New Roman" w:hAnsi="Times New Roman" w:cs="Times New Roman"/>
          <w:b/>
        </w:rPr>
        <w:br/>
        <w:t>----------</w:t>
      </w:r>
    </w:p>
    <w:p w14:paraId="229105D7" w14:textId="77777777" w:rsidR="0005414E" w:rsidRPr="00EA16F2" w:rsidRDefault="0005414E" w:rsidP="0062145D">
      <w:pPr>
        <w:numPr>
          <w:ins w:id="1" w:author="admin" w:date="2017-02-28T15:31:00Z"/>
        </w:numPr>
        <w:spacing w:before="120"/>
        <w:jc w:val="center"/>
        <w:rPr>
          <w:rFonts w:ascii="Times New Roman" w:hAnsi="Times New Roman" w:cs="Times New Roman"/>
          <w:lang w:val="en-US"/>
          <w:rPrChange w:id="2" w:author="User" w:date="2017-02-28T15:31:00Z">
            <w:rPr>
              <w:rFonts w:ascii="Arial" w:hAnsi="Arial" w:cs="Arial"/>
              <w:sz w:val="20"/>
            </w:rPr>
          </w:rPrChange>
        </w:rPr>
      </w:pPr>
    </w:p>
    <w:p w14:paraId="3099C32D" w14:textId="77777777" w:rsidR="00D0679A" w:rsidRPr="00EA16F2" w:rsidRDefault="00DA0399" w:rsidP="0062145D">
      <w:pPr>
        <w:spacing w:before="120"/>
        <w:jc w:val="center"/>
        <w:rPr>
          <w:rFonts w:ascii="Times New Roman" w:hAnsi="Times New Roman" w:cs="Times New Roman"/>
          <w:b/>
          <w:rPrChange w:id="3" w:author="User" w:date="2017-02-28T15:31:00Z">
            <w:rPr>
              <w:rFonts w:ascii="Arial" w:hAnsi="Arial" w:cs="Arial"/>
              <w:b/>
            </w:rPr>
          </w:rPrChange>
        </w:rPr>
      </w:pPr>
      <w:r w:rsidRPr="00EA16F2">
        <w:rPr>
          <w:rFonts w:ascii="Times New Roman" w:hAnsi="Times New Roman" w:cs="Times New Roman"/>
          <w:b/>
        </w:rPr>
        <w:t>PHIẾU</w:t>
      </w:r>
      <w:r w:rsidR="00D0679A" w:rsidRPr="00EA16F2">
        <w:rPr>
          <w:rFonts w:ascii="Times New Roman" w:hAnsi="Times New Roman" w:cs="Times New Roman"/>
          <w:b/>
          <w:rPrChange w:id="4" w:author="User" w:date="2017-02-28T15:31:00Z">
            <w:rPr>
              <w:rFonts w:ascii="Arial" w:hAnsi="Arial" w:cs="Arial"/>
              <w:b/>
            </w:rPr>
          </w:rPrChange>
        </w:rPr>
        <w:t xml:space="preserve"> </w:t>
      </w:r>
      <w:r w:rsidR="0062145D" w:rsidRPr="00EA16F2">
        <w:rPr>
          <w:rFonts w:ascii="Times New Roman" w:hAnsi="Times New Roman" w:cs="Times New Roman"/>
          <w:b/>
          <w:rPrChange w:id="5" w:author="User" w:date="2017-02-28T15:31:00Z">
            <w:rPr>
              <w:rFonts w:ascii="Arial" w:hAnsi="Arial" w:cs="Arial"/>
              <w:b/>
            </w:rPr>
          </w:rPrChange>
        </w:rPr>
        <w:t xml:space="preserve">ĐĂNG KÝ </w:t>
      </w:r>
      <w:r w:rsidR="00D0679A" w:rsidRPr="00EA16F2">
        <w:rPr>
          <w:rFonts w:ascii="Times New Roman" w:hAnsi="Times New Roman" w:cs="Times New Roman"/>
          <w:b/>
          <w:rPrChange w:id="6" w:author="User" w:date="2017-02-28T15:31:00Z">
            <w:rPr>
              <w:rFonts w:ascii="Arial" w:hAnsi="Arial" w:cs="Arial"/>
              <w:b/>
            </w:rPr>
          </w:rPrChange>
        </w:rPr>
        <w:t>SỬ DỤNG TÀI LIỆU</w:t>
      </w:r>
    </w:p>
    <w:p w14:paraId="15E1666C" w14:textId="77777777" w:rsidR="00D0679A" w:rsidRPr="00EA16F2" w:rsidRDefault="00D0679A" w:rsidP="0062145D">
      <w:pPr>
        <w:spacing w:before="120"/>
        <w:jc w:val="center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Kính gửi:</w:t>
      </w:r>
      <w:r w:rsidR="00796ECE" w:rsidRPr="00EA16F2">
        <w:rPr>
          <w:rFonts w:ascii="Times New Roman" w:hAnsi="Times New Roman" w:cs="Times New Roman"/>
        </w:rPr>
        <w:t xml:space="preserve"> </w:t>
      </w:r>
      <w:r w:rsidR="0062145D" w:rsidRPr="00EA16F2">
        <w:rPr>
          <w:rFonts w:ascii="Times New Roman" w:hAnsi="Times New Roman" w:cs="Times New Roman"/>
        </w:rPr>
        <w:t>……………………………………………………</w:t>
      </w:r>
    </w:p>
    <w:p w14:paraId="0323053F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Họ và tên độc giả:</w:t>
      </w:r>
      <w:r w:rsidRPr="00EA16F2">
        <w:rPr>
          <w:rFonts w:ascii="Times New Roman" w:hAnsi="Times New Roman" w:cs="Times New Roman"/>
        </w:rPr>
        <w:tab/>
      </w:r>
    </w:p>
    <w:p w14:paraId="718CE45A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Ngày, tháng, năm sinh:</w:t>
      </w:r>
      <w:r w:rsidRPr="00EA16F2">
        <w:rPr>
          <w:rFonts w:ascii="Times New Roman" w:hAnsi="Times New Roman" w:cs="Times New Roman"/>
        </w:rPr>
        <w:tab/>
      </w:r>
    </w:p>
    <w:p w14:paraId="45213FD1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Quốc tịch:</w:t>
      </w:r>
      <w:r w:rsidRPr="00EA16F2">
        <w:rPr>
          <w:rFonts w:ascii="Times New Roman" w:hAnsi="Times New Roman" w:cs="Times New Roman"/>
        </w:rPr>
        <w:tab/>
      </w:r>
    </w:p>
    <w:p w14:paraId="279A0DB8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 xml:space="preserve">Số Chứng minh nhân dân </w:t>
      </w:r>
      <w:r w:rsidR="001F0D03" w:rsidRPr="00EA16F2">
        <w:rPr>
          <w:rFonts w:ascii="Times New Roman" w:hAnsi="Times New Roman" w:cs="Times New Roman"/>
        </w:rPr>
        <w:t>/</w:t>
      </w:r>
      <w:r w:rsidR="0062145D" w:rsidRPr="00EA16F2">
        <w:rPr>
          <w:rFonts w:ascii="Times New Roman" w:hAnsi="Times New Roman" w:cs="Times New Roman"/>
        </w:rPr>
        <w:t xml:space="preserve">Số </w:t>
      </w:r>
      <w:r w:rsidRPr="00EA16F2">
        <w:rPr>
          <w:rFonts w:ascii="Times New Roman" w:hAnsi="Times New Roman" w:cs="Times New Roman"/>
        </w:rPr>
        <w:t>Hộ chiếu:</w:t>
      </w:r>
      <w:r w:rsidR="0062145D" w:rsidRPr="00EA16F2">
        <w:rPr>
          <w:rFonts w:ascii="Times New Roman" w:hAnsi="Times New Roman" w:cs="Times New Roman"/>
        </w:rPr>
        <w:tab/>
      </w:r>
    </w:p>
    <w:p w14:paraId="5C0D08AF" w14:textId="77777777" w:rsidR="0062145D" w:rsidRPr="00EA16F2" w:rsidRDefault="0062145D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ab/>
      </w:r>
    </w:p>
    <w:p w14:paraId="7B130E4B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Cơ quan công tác:</w:t>
      </w:r>
      <w:r w:rsidRPr="00EA16F2">
        <w:rPr>
          <w:rFonts w:ascii="Times New Roman" w:hAnsi="Times New Roman" w:cs="Times New Roman"/>
        </w:rPr>
        <w:tab/>
      </w:r>
    </w:p>
    <w:p w14:paraId="25184297" w14:textId="77777777" w:rsidR="0062145D" w:rsidRPr="00EA16F2" w:rsidRDefault="0062145D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ab/>
      </w:r>
    </w:p>
    <w:p w14:paraId="2EBF71B3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Địa chỉ liên hệ:</w:t>
      </w:r>
      <w:r w:rsidRPr="00EA16F2">
        <w:rPr>
          <w:rFonts w:ascii="Times New Roman" w:hAnsi="Times New Roman" w:cs="Times New Roman"/>
        </w:rPr>
        <w:tab/>
      </w:r>
    </w:p>
    <w:p w14:paraId="0179A783" w14:textId="77777777" w:rsidR="0062145D" w:rsidRPr="00EA16F2" w:rsidRDefault="0062145D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ab/>
      </w:r>
    </w:p>
    <w:p w14:paraId="331C0B02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Số điện thoại:</w:t>
      </w:r>
      <w:r w:rsidRPr="00EA16F2">
        <w:rPr>
          <w:rFonts w:ascii="Times New Roman" w:hAnsi="Times New Roman" w:cs="Times New Roman"/>
        </w:rPr>
        <w:tab/>
      </w:r>
    </w:p>
    <w:p w14:paraId="55DF0AF7" w14:textId="77777777" w:rsidR="00D0679A" w:rsidRPr="00EA16F2" w:rsidRDefault="001F0D03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Mục</w:t>
      </w:r>
      <w:r w:rsidR="00D0679A" w:rsidRPr="00EA16F2">
        <w:rPr>
          <w:rFonts w:ascii="Times New Roman" w:hAnsi="Times New Roman" w:cs="Times New Roman"/>
        </w:rPr>
        <w:t xml:space="preserve"> đích khai thác, sử dụng tài liệu:</w:t>
      </w:r>
      <w:r w:rsidR="0062145D" w:rsidRPr="00EA16F2">
        <w:rPr>
          <w:rFonts w:ascii="Times New Roman" w:hAnsi="Times New Roman" w:cs="Times New Roman"/>
        </w:rPr>
        <w:tab/>
      </w:r>
    </w:p>
    <w:p w14:paraId="68B496C2" w14:textId="77777777" w:rsidR="0062145D" w:rsidRPr="00EA16F2" w:rsidRDefault="0062145D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ab/>
      </w:r>
    </w:p>
    <w:p w14:paraId="73087DB8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Chủ đề nghiên cứu:</w:t>
      </w:r>
      <w:r w:rsidRPr="00EA16F2">
        <w:rPr>
          <w:rFonts w:ascii="Times New Roman" w:hAnsi="Times New Roman" w:cs="Times New Roman"/>
        </w:rPr>
        <w:tab/>
      </w:r>
    </w:p>
    <w:p w14:paraId="27CBF59B" w14:textId="77777777" w:rsidR="0062145D" w:rsidRPr="00EA16F2" w:rsidRDefault="0062145D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ab/>
      </w:r>
    </w:p>
    <w:p w14:paraId="5699F53A" w14:textId="77777777" w:rsidR="00D0679A" w:rsidRPr="00EA16F2" w:rsidRDefault="00D0679A" w:rsidP="0062145D">
      <w:pPr>
        <w:tabs>
          <w:tab w:val="right" w:leader="dot" w:pos="8145"/>
        </w:tabs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Thời gian nghiên cứu:</w:t>
      </w:r>
      <w:r w:rsidR="00693BA1" w:rsidRPr="00EA16F2">
        <w:rPr>
          <w:rFonts w:ascii="Times New Roman" w:hAnsi="Times New Roman" w:cs="Times New Roman"/>
        </w:rPr>
        <w:t xml:space="preserve"> </w:t>
      </w:r>
      <w:r w:rsidRPr="00EA16F2">
        <w:rPr>
          <w:rFonts w:ascii="Times New Roman" w:hAnsi="Times New Roman" w:cs="Times New Roman"/>
        </w:rPr>
        <w:tab/>
      </w:r>
    </w:p>
    <w:p w14:paraId="6B619B91" w14:textId="77777777" w:rsidR="00D0679A" w:rsidRPr="00EA16F2" w:rsidRDefault="00D0679A" w:rsidP="00E263B1">
      <w:pPr>
        <w:spacing w:before="120"/>
        <w:rPr>
          <w:rFonts w:ascii="Times New Roman" w:hAnsi="Times New Roman" w:cs="Times New Roman"/>
        </w:rPr>
      </w:pPr>
      <w:r w:rsidRPr="00EA16F2">
        <w:rPr>
          <w:rFonts w:ascii="Times New Roman" w:hAnsi="Times New Roman" w:cs="Times New Roman"/>
        </w:rPr>
        <w:t>Tôi xin thực hiện nghiêm túc nội quy, quy chế của cơ quan lưu trữ và những</w:t>
      </w:r>
      <w:r w:rsidR="0062145D" w:rsidRPr="00EA16F2">
        <w:rPr>
          <w:rFonts w:ascii="Times New Roman" w:hAnsi="Times New Roman" w:cs="Times New Roman"/>
        </w:rPr>
        <w:t xml:space="preserve"> </w:t>
      </w:r>
      <w:r w:rsidRPr="00EA16F2">
        <w:rPr>
          <w:rFonts w:ascii="Times New Roman" w:hAnsi="Times New Roman" w:cs="Times New Roman"/>
        </w:rPr>
        <w:t xml:space="preserve">quy định của pháp </w:t>
      </w:r>
      <w:r w:rsidR="001F0D03" w:rsidRPr="00EA16F2">
        <w:rPr>
          <w:rFonts w:ascii="Times New Roman" w:hAnsi="Times New Roman" w:cs="Times New Roman"/>
        </w:rPr>
        <w:t>luật</w:t>
      </w:r>
      <w:r w:rsidRPr="00EA16F2">
        <w:rPr>
          <w:rFonts w:ascii="Times New Roman" w:hAnsi="Times New Roman" w:cs="Times New Roman"/>
        </w:rPr>
        <w:t xml:space="preserve"> hiện hành về bảo vệ, khai thác, sử dụng tài liệu lưu trữ.</w:t>
      </w:r>
      <w:r w:rsidR="001F0D03" w:rsidRPr="00EA16F2">
        <w:rPr>
          <w:rFonts w:ascii="Times New Roman" w:hAnsi="Times New Roman" w:cs="Times New Roman"/>
        </w:rPr>
        <w:t>/</w:t>
      </w:r>
      <w:r w:rsidRPr="00EA16F2">
        <w:rPr>
          <w:rFonts w:ascii="Times New Roman" w:hAnsi="Times New Roman" w:cs="Times New Roman"/>
        </w:rPr>
        <w:t>.</w:t>
      </w:r>
    </w:p>
    <w:p w14:paraId="1A9A004A" w14:textId="77777777" w:rsidR="0062145D" w:rsidRPr="00EA16F2" w:rsidRDefault="0062145D" w:rsidP="00E263B1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47"/>
        <w:gridCol w:w="4978"/>
      </w:tblGrid>
      <w:tr w:rsidR="0062145D" w:rsidRPr="00EA16F2" w14:paraId="2B7884EF" w14:textId="77777777">
        <w:tc>
          <w:tcPr>
            <w:tcW w:w="3547" w:type="dxa"/>
          </w:tcPr>
          <w:p w14:paraId="2109DF0A" w14:textId="77777777" w:rsidR="0062145D" w:rsidRPr="00EA16F2" w:rsidRDefault="0005414E" w:rsidP="005B6CD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ins w:id="7" w:author="User" w:date="2017-02-28T15:31:00Z">
              <w:r w:rsidRPr="00EA16F2">
                <w:rPr>
                  <w:rFonts w:ascii="Times New Roman" w:hAnsi="Times New Roman" w:cs="Times New Roman"/>
                  <w:b/>
                  <w:lang w:val="en-US"/>
                </w:rPr>
                <w:br/>
              </w:r>
            </w:ins>
            <w:r w:rsidR="0062145D" w:rsidRPr="00EA16F2">
              <w:rPr>
                <w:rFonts w:ascii="Times New Roman" w:hAnsi="Times New Roman" w:cs="Times New Roman"/>
                <w:b/>
              </w:rPr>
              <w:t>XÉT DUYỆT CỦA</w:t>
            </w:r>
            <w:r w:rsidR="00693BA1" w:rsidRPr="00EA16F2">
              <w:rPr>
                <w:rFonts w:ascii="Times New Roman" w:hAnsi="Times New Roman" w:cs="Times New Roman"/>
                <w:b/>
              </w:rPr>
              <w:t xml:space="preserve"> </w:t>
            </w:r>
            <w:r w:rsidR="0062145D" w:rsidRPr="00EA16F2">
              <w:rPr>
                <w:rFonts w:ascii="Times New Roman" w:hAnsi="Times New Roman" w:cs="Times New Roman"/>
                <w:b/>
              </w:rPr>
              <w:t>NGƯỜI ĐỨNG ĐẦU LƯU TRỮ</w:t>
            </w:r>
            <w:r w:rsidR="00693BA1" w:rsidRPr="00EA16F2">
              <w:rPr>
                <w:rFonts w:ascii="Times New Roman" w:hAnsi="Times New Roman" w:cs="Times New Roman"/>
                <w:b/>
              </w:rPr>
              <w:t xml:space="preserve"> </w:t>
            </w:r>
            <w:r w:rsidR="0062145D" w:rsidRPr="00EA16F2">
              <w:rPr>
                <w:rFonts w:ascii="Times New Roman" w:hAnsi="Times New Roman" w:cs="Times New Roman"/>
                <w:b/>
              </w:rPr>
              <w:t>LỊCH SỬ</w:t>
            </w:r>
          </w:p>
        </w:tc>
        <w:tc>
          <w:tcPr>
            <w:tcW w:w="4978" w:type="dxa"/>
          </w:tcPr>
          <w:p w14:paraId="12BE5967" w14:textId="77777777" w:rsidR="0062145D" w:rsidRPr="00EA16F2" w:rsidRDefault="0062145D" w:rsidP="005B6CD8">
            <w:pPr>
              <w:spacing w:before="120"/>
              <w:jc w:val="center"/>
              <w:rPr>
                <w:rFonts w:ascii="Times New Roman" w:hAnsi="Times New Roman" w:cs="Times New Roman"/>
                <w:i/>
              </w:rPr>
            </w:pPr>
            <w:r w:rsidRPr="00EA16F2">
              <w:rPr>
                <w:rFonts w:ascii="Times New Roman" w:hAnsi="Times New Roman" w:cs="Times New Roman"/>
                <w:i/>
              </w:rPr>
              <w:t>………, ngày …… tháng …… năm ……</w:t>
            </w:r>
            <w:r w:rsidRPr="00EA16F2">
              <w:rPr>
                <w:rFonts w:ascii="Times New Roman" w:hAnsi="Times New Roman" w:cs="Times New Roman"/>
                <w:i/>
              </w:rPr>
              <w:br/>
            </w:r>
            <w:r w:rsidRPr="00EA16F2">
              <w:rPr>
                <w:rFonts w:ascii="Times New Roman" w:hAnsi="Times New Roman" w:cs="Times New Roman"/>
                <w:b/>
              </w:rPr>
              <w:t>Người đăng ký</w:t>
            </w:r>
            <w:r w:rsidRPr="00EA16F2">
              <w:rPr>
                <w:rFonts w:ascii="Times New Roman" w:hAnsi="Times New Roman" w:cs="Times New Roman"/>
              </w:rPr>
              <w:br/>
              <w:t>(ký, họ và tên)</w:t>
            </w:r>
          </w:p>
        </w:tc>
      </w:tr>
    </w:tbl>
    <w:p w14:paraId="4990875C" w14:textId="77777777" w:rsidR="00E263B1" w:rsidRPr="00EA16F2" w:rsidRDefault="00E263B1" w:rsidP="00E263B1">
      <w:pPr>
        <w:spacing w:before="120"/>
        <w:rPr>
          <w:rFonts w:ascii="Times New Roman" w:hAnsi="Times New Roman" w:cs="Times New Roman"/>
        </w:rPr>
      </w:pPr>
    </w:p>
    <w:sectPr w:rsidR="00E263B1" w:rsidRPr="00EA16F2" w:rsidSect="00DA0399"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B3634" w14:textId="77777777" w:rsidR="00AD34D1" w:rsidRDefault="00AD34D1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14:paraId="39170A9F" w14:textId="77777777" w:rsidR="00AD34D1" w:rsidRDefault="00AD3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7122A" w14:textId="77777777" w:rsidR="00AD34D1" w:rsidRDefault="00AD34D1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14:paraId="138DF63C" w14:textId="77777777" w:rsidR="00AD34D1" w:rsidRDefault="00AD3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27"/>
        <w:szCs w:val="27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6"/>
        <w:w w:val="100"/>
        <w:position w:val="0"/>
        <w:sz w:val="27"/>
        <w:szCs w:val="27"/>
        <w:u w:val="none"/>
      </w:rPr>
    </w:lvl>
  </w:abstractNum>
  <w:num w:numId="1" w16cid:durableId="1513643770">
    <w:abstractNumId w:val="0"/>
  </w:num>
  <w:num w:numId="2" w16cid:durableId="1772623771">
    <w:abstractNumId w:val="1"/>
  </w:num>
  <w:num w:numId="3" w16cid:durableId="1061903638">
    <w:abstractNumId w:val="2"/>
  </w:num>
  <w:num w:numId="4" w16cid:durableId="1361084262">
    <w:abstractNumId w:val="3"/>
  </w:num>
  <w:num w:numId="5" w16cid:durableId="885875287">
    <w:abstractNumId w:val="4"/>
  </w:num>
  <w:num w:numId="6" w16cid:durableId="25757755">
    <w:abstractNumId w:val="5"/>
  </w:num>
  <w:num w:numId="7" w16cid:durableId="1739203666">
    <w:abstractNumId w:val="6"/>
  </w:num>
  <w:num w:numId="8" w16cid:durableId="608242954">
    <w:abstractNumId w:val="7"/>
  </w:num>
  <w:num w:numId="9" w16cid:durableId="1609461594">
    <w:abstractNumId w:val="8"/>
  </w:num>
  <w:num w:numId="10" w16cid:durableId="605507551">
    <w:abstractNumId w:val="9"/>
  </w:num>
  <w:num w:numId="11" w16cid:durableId="1784956572">
    <w:abstractNumId w:val="10"/>
  </w:num>
  <w:num w:numId="12" w16cid:durableId="163008838">
    <w:abstractNumId w:val="11"/>
  </w:num>
  <w:num w:numId="13" w16cid:durableId="975375803">
    <w:abstractNumId w:val="12"/>
  </w:num>
  <w:num w:numId="14" w16cid:durableId="1698118906">
    <w:abstractNumId w:val="13"/>
  </w:num>
  <w:num w:numId="15" w16cid:durableId="366420172">
    <w:abstractNumId w:val="14"/>
  </w:num>
  <w:num w:numId="16" w16cid:durableId="1724713271">
    <w:abstractNumId w:val="15"/>
  </w:num>
  <w:num w:numId="17" w16cid:durableId="676814573">
    <w:abstractNumId w:val="16"/>
  </w:num>
  <w:num w:numId="18" w16cid:durableId="1851529912">
    <w:abstractNumId w:val="17"/>
  </w:num>
  <w:num w:numId="19" w16cid:durableId="1079985628">
    <w:abstractNumId w:val="18"/>
  </w:num>
  <w:num w:numId="20" w16cid:durableId="992754890">
    <w:abstractNumId w:val="19"/>
  </w:num>
  <w:num w:numId="21" w16cid:durableId="1693336540">
    <w:abstractNumId w:val="20"/>
  </w:num>
  <w:num w:numId="22" w16cid:durableId="362361754">
    <w:abstractNumId w:val="21"/>
  </w:num>
  <w:num w:numId="23" w16cid:durableId="1226794840">
    <w:abstractNumId w:val="22"/>
  </w:num>
  <w:num w:numId="24" w16cid:durableId="1941451241">
    <w:abstractNumId w:val="23"/>
  </w:num>
  <w:num w:numId="25" w16cid:durableId="1723091549">
    <w:abstractNumId w:val="24"/>
  </w:num>
  <w:num w:numId="26" w16cid:durableId="173155121">
    <w:abstractNumId w:val="25"/>
  </w:num>
  <w:num w:numId="27" w16cid:durableId="1200626689">
    <w:abstractNumId w:val="26"/>
  </w:num>
  <w:num w:numId="28" w16cid:durableId="446855075">
    <w:abstractNumId w:val="27"/>
  </w:num>
  <w:num w:numId="29" w16cid:durableId="32122461">
    <w:abstractNumId w:val="28"/>
  </w:num>
  <w:num w:numId="30" w16cid:durableId="167797451">
    <w:abstractNumId w:val="29"/>
  </w:num>
  <w:num w:numId="31" w16cid:durableId="1356272504">
    <w:abstractNumId w:val="30"/>
  </w:num>
  <w:num w:numId="32" w16cid:durableId="554319717">
    <w:abstractNumId w:val="31"/>
  </w:num>
  <w:num w:numId="33" w16cid:durableId="1085146267">
    <w:abstractNumId w:val="32"/>
  </w:num>
  <w:num w:numId="34" w16cid:durableId="1790541384">
    <w:abstractNumId w:val="33"/>
  </w:num>
  <w:num w:numId="35" w16cid:durableId="1906450346">
    <w:abstractNumId w:val="34"/>
  </w:num>
  <w:num w:numId="36" w16cid:durableId="2084329876">
    <w:abstractNumId w:val="35"/>
  </w:num>
  <w:num w:numId="37" w16cid:durableId="1037005565">
    <w:abstractNumId w:val="36"/>
  </w:num>
  <w:num w:numId="38" w16cid:durableId="893928815">
    <w:abstractNumId w:val="37"/>
  </w:num>
  <w:num w:numId="39" w16cid:durableId="1694917040">
    <w:abstractNumId w:val="38"/>
  </w:num>
  <w:num w:numId="40" w16cid:durableId="1603302439">
    <w:abstractNumId w:val="39"/>
  </w:num>
  <w:num w:numId="41" w16cid:durableId="1174224400">
    <w:abstractNumId w:val="40"/>
  </w:num>
  <w:num w:numId="42" w16cid:durableId="65680552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79A"/>
    <w:rsid w:val="00000B93"/>
    <w:rsid w:val="00012032"/>
    <w:rsid w:val="00050FBA"/>
    <w:rsid w:val="0005414E"/>
    <w:rsid w:val="000573F7"/>
    <w:rsid w:val="00076C84"/>
    <w:rsid w:val="000D0582"/>
    <w:rsid w:val="000D1D27"/>
    <w:rsid w:val="000E79D6"/>
    <w:rsid w:val="000F2B81"/>
    <w:rsid w:val="00113568"/>
    <w:rsid w:val="00117977"/>
    <w:rsid w:val="00130F66"/>
    <w:rsid w:val="00151FCD"/>
    <w:rsid w:val="00157CF1"/>
    <w:rsid w:val="001B1C7B"/>
    <w:rsid w:val="001C7473"/>
    <w:rsid w:val="001D5851"/>
    <w:rsid w:val="001F0D03"/>
    <w:rsid w:val="001F40FC"/>
    <w:rsid w:val="00271C3D"/>
    <w:rsid w:val="002729C4"/>
    <w:rsid w:val="002A5BD8"/>
    <w:rsid w:val="00327A13"/>
    <w:rsid w:val="00327E52"/>
    <w:rsid w:val="00383467"/>
    <w:rsid w:val="003C7738"/>
    <w:rsid w:val="003D57A2"/>
    <w:rsid w:val="003E3363"/>
    <w:rsid w:val="003E428D"/>
    <w:rsid w:val="004B4147"/>
    <w:rsid w:val="004B5149"/>
    <w:rsid w:val="004C10D6"/>
    <w:rsid w:val="00523E1D"/>
    <w:rsid w:val="00533610"/>
    <w:rsid w:val="005458AA"/>
    <w:rsid w:val="00574C47"/>
    <w:rsid w:val="005B6CD8"/>
    <w:rsid w:val="005D465F"/>
    <w:rsid w:val="00612956"/>
    <w:rsid w:val="00615CED"/>
    <w:rsid w:val="0062145D"/>
    <w:rsid w:val="00687D50"/>
    <w:rsid w:val="00693BA1"/>
    <w:rsid w:val="006A358B"/>
    <w:rsid w:val="006C1C63"/>
    <w:rsid w:val="006C3B8C"/>
    <w:rsid w:val="00722549"/>
    <w:rsid w:val="0075596B"/>
    <w:rsid w:val="007565F6"/>
    <w:rsid w:val="0076235B"/>
    <w:rsid w:val="00767D58"/>
    <w:rsid w:val="00796ECE"/>
    <w:rsid w:val="007C4769"/>
    <w:rsid w:val="007D2973"/>
    <w:rsid w:val="007E6784"/>
    <w:rsid w:val="00845E3A"/>
    <w:rsid w:val="00885ED5"/>
    <w:rsid w:val="00893F13"/>
    <w:rsid w:val="008C11D1"/>
    <w:rsid w:val="008C5129"/>
    <w:rsid w:val="008F3721"/>
    <w:rsid w:val="00944857"/>
    <w:rsid w:val="00982157"/>
    <w:rsid w:val="009A2FB1"/>
    <w:rsid w:val="00A01C8D"/>
    <w:rsid w:val="00A236DE"/>
    <w:rsid w:val="00A409EA"/>
    <w:rsid w:val="00A61B20"/>
    <w:rsid w:val="00A62DBD"/>
    <w:rsid w:val="00AB5662"/>
    <w:rsid w:val="00AD34D1"/>
    <w:rsid w:val="00B36B62"/>
    <w:rsid w:val="00B65ECF"/>
    <w:rsid w:val="00B92E3A"/>
    <w:rsid w:val="00BD13A5"/>
    <w:rsid w:val="00BF3C69"/>
    <w:rsid w:val="00C1428C"/>
    <w:rsid w:val="00C66C2E"/>
    <w:rsid w:val="00C66E99"/>
    <w:rsid w:val="00C92104"/>
    <w:rsid w:val="00CC1215"/>
    <w:rsid w:val="00CF0786"/>
    <w:rsid w:val="00D0679A"/>
    <w:rsid w:val="00D06C2F"/>
    <w:rsid w:val="00D2255F"/>
    <w:rsid w:val="00D54DBC"/>
    <w:rsid w:val="00D60F46"/>
    <w:rsid w:val="00D8470C"/>
    <w:rsid w:val="00DA0399"/>
    <w:rsid w:val="00DC121B"/>
    <w:rsid w:val="00E23A67"/>
    <w:rsid w:val="00E263B1"/>
    <w:rsid w:val="00E508C1"/>
    <w:rsid w:val="00EA16F2"/>
    <w:rsid w:val="00EB542A"/>
    <w:rsid w:val="00ED7685"/>
    <w:rsid w:val="00F11A8C"/>
    <w:rsid w:val="00F33463"/>
    <w:rsid w:val="00F410B2"/>
    <w:rsid w:val="00F60723"/>
    <w:rsid w:val="00F7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BB0D490"/>
  <w15:chartTrackingRefBased/>
  <w15:docId w15:val="{07814C8D-2EAC-49C8-9B2B-4E2011FB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Italic">
    <w:name w:val="Body text + Italic"/>
    <w:aliases w:val="Spacing 0 pt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4NotItalic">
    <w:name w:val="Body text (4) + Not Italic"/>
    <w:aliases w:val="Spacing 0 pt43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Picturecaption2">
    <w:name w:val="Picture caption (2)_"/>
    <w:link w:val="Picturecaption20"/>
    <w:rPr>
      <w:rFonts w:ascii="Segoe UI" w:hAnsi="Segoe UI" w:cs="Segoe UI"/>
      <w:spacing w:val="11"/>
      <w:sz w:val="18"/>
      <w:szCs w:val="18"/>
      <w:u w:val="none"/>
    </w:rPr>
  </w:style>
  <w:style w:type="character" w:customStyle="1" w:styleId="Picturecaption2SmallCaps">
    <w:name w:val="Picture caption (2) + Small Caps"/>
    <w:rPr>
      <w:rFonts w:ascii="Segoe UI" w:hAnsi="Segoe UI" w:cs="Segoe UI"/>
      <w:smallCaps/>
      <w:spacing w:val="11"/>
      <w:sz w:val="18"/>
      <w:szCs w:val="18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spacing w:val="-3"/>
      <w:u w:val="none"/>
    </w:rPr>
  </w:style>
  <w:style w:type="character" w:customStyle="1" w:styleId="Bodytext5135pt">
    <w:name w:val="Body text (5) + 13.5 pt"/>
    <w:aliases w:val="Bold,Spacing 0 pt42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noProof/>
      <w:sz w:val="27"/>
      <w:szCs w:val="27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1"/>
      <w:sz w:val="8"/>
      <w:szCs w:val="8"/>
      <w:u w:val="none"/>
    </w:rPr>
  </w:style>
  <w:style w:type="character" w:customStyle="1" w:styleId="HeaderorfooterItalic">
    <w:name w:val="Header or footer + Italic"/>
    <w:aliases w:val="Spacing 0 pt41"/>
    <w:rPr>
      <w:rFonts w:ascii="Times New Roman" w:hAnsi="Times New Roman" w:cs="Times New Roman"/>
      <w:i/>
      <w:iCs/>
      <w:spacing w:val="-6"/>
      <w:sz w:val="8"/>
      <w:szCs w:val="8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Bodytext6Italic">
    <w:name w:val="Body text (6) + Italic"/>
    <w:aliases w:val="Spacing 0 pt40"/>
    <w:rPr>
      <w:rFonts w:ascii="Times New Roman" w:hAnsi="Times New Roman" w:cs="Times New Roman"/>
      <w:i/>
      <w:iCs/>
      <w:spacing w:val="0"/>
      <w:sz w:val="19"/>
      <w:szCs w:val="19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noProof/>
      <w:spacing w:val="-5"/>
      <w:sz w:val="27"/>
      <w:szCs w:val="27"/>
      <w:u w:val="single"/>
    </w:rPr>
  </w:style>
  <w:style w:type="character" w:customStyle="1" w:styleId="Heading22">
    <w:name w:val="Heading #2 (2)_"/>
    <w:link w:val="Heading22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85pt">
    <w:name w:val="Body text (8) + 5 pt"/>
    <w:aliases w:val="Italic,Spacing 0 pt39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9">
    <w:name w:val="Body text (9)_"/>
    <w:link w:val="Bodytext91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10Bold">
    <w:name w:val="Body text (10) + Bold"/>
    <w:aliases w:val="Not Italic,Spacing 0 pt38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0Bold1">
    <w:name w:val="Body text (10) + Bold1"/>
    <w:aliases w:val="Spacing 0 pt3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11">
    <w:name w:val="Body text (11)_"/>
    <w:link w:val="Bodytext110"/>
    <w:rPr>
      <w:rFonts w:ascii="Constantia" w:hAnsi="Constantia" w:cs="Constantia"/>
      <w:spacing w:val="9"/>
      <w:sz w:val="16"/>
      <w:szCs w:val="16"/>
      <w:u w:val="none"/>
    </w:rPr>
  </w:style>
  <w:style w:type="character" w:customStyle="1" w:styleId="Bodytext12">
    <w:name w:val="Body text (12)_"/>
    <w:link w:val="Bodytext120"/>
    <w:rPr>
      <w:rFonts w:ascii="Constantia" w:hAnsi="Constantia" w:cs="Constantia"/>
      <w:sz w:val="22"/>
      <w:szCs w:val="22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Bodytext4Constantia">
    <w:name w:val="Body text (4) + Constantia"/>
    <w:aliases w:val="22.5 pt,Bold4,Spacing -2 pt"/>
    <w:rPr>
      <w:rFonts w:ascii="Constantia" w:hAnsi="Constantia" w:cs="Constantia"/>
      <w:b/>
      <w:bCs/>
      <w:i/>
      <w:iCs/>
      <w:spacing w:val="-56"/>
      <w:sz w:val="45"/>
      <w:szCs w:val="45"/>
      <w:u w:val="none"/>
    </w:rPr>
  </w:style>
  <w:style w:type="character" w:customStyle="1" w:styleId="Bodytext2NotBold">
    <w:name w:val="Body text (2) + Not Bold"/>
    <w:aliases w:val="Spacing 0 pt36"/>
    <w:rPr>
      <w:rFonts w:ascii="Times New Roman" w:hAnsi="Times New Roman" w:cs="Times New Roman"/>
      <w:b/>
      <w:bCs/>
      <w:spacing w:val="-6"/>
      <w:sz w:val="27"/>
      <w:szCs w:val="27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9135pt">
    <w:name w:val="Body text (9) + 13.5 pt"/>
    <w:aliases w:val="Spacing 0 pt35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9135pt1">
    <w:name w:val="Body text (9) + 13.5 pt1"/>
    <w:aliases w:val="Italic5,Spacing 0 pt3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Constantia">
    <w:name w:val="Body text + Constantia"/>
    <w:aliases w:val="11 pt,Spacing 0 pt33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2pt">
    <w:name w:val="Body text + 12 pt"/>
    <w:aliases w:val="Spacing 0 pt32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6pt">
    <w:name w:val="Body text + 16 pt"/>
    <w:aliases w:val="Spacing 0 pt31"/>
    <w:rPr>
      <w:rFonts w:ascii="Times New Roman" w:hAnsi="Times New Roman" w:cs="Times New Roman"/>
      <w:spacing w:val="-9"/>
      <w:sz w:val="32"/>
      <w:szCs w:val="32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FootnoteConstantia">
    <w:name w:val="Footnote + Constantia"/>
    <w:aliases w:val="11 pt2,Spacing 0 pt30"/>
    <w:rPr>
      <w:rFonts w:ascii="Constantia" w:hAnsi="Constantia" w:cs="Constantia"/>
      <w:spacing w:val="-6"/>
      <w:sz w:val="22"/>
      <w:szCs w:val="22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noProof/>
      <w:sz w:val="10"/>
      <w:szCs w:val="10"/>
      <w:u w:val="none"/>
    </w:rPr>
  </w:style>
  <w:style w:type="character" w:customStyle="1" w:styleId="Bodytext14135pt">
    <w:name w:val="Body text (14) + 13.5 pt"/>
    <w:aliases w:val="Italic4,Spacing 0 pt29"/>
    <w:rPr>
      <w:rFonts w:ascii="Times New Roman" w:hAnsi="Times New Roman" w:cs="Times New Roman"/>
      <w:i/>
      <w:iCs/>
      <w:noProof/>
      <w:spacing w:val="-8"/>
      <w:sz w:val="27"/>
      <w:szCs w:val="27"/>
      <w:u w:val="none"/>
    </w:rPr>
  </w:style>
  <w:style w:type="character" w:customStyle="1" w:styleId="Headerorfooter3">
    <w:name w:val="Header or footer (3)_"/>
    <w:link w:val="Headerorfooter30"/>
    <w:rPr>
      <w:rFonts w:ascii="Segoe UI" w:hAnsi="Segoe UI" w:cs="Segoe UI"/>
      <w:i/>
      <w:iCs/>
      <w:spacing w:val="9"/>
      <w:sz w:val="8"/>
      <w:szCs w:val="8"/>
      <w:u w:val="none"/>
    </w:rPr>
  </w:style>
  <w:style w:type="character" w:customStyle="1" w:styleId="Headerorfooter3TimesNewRoman">
    <w:name w:val="Header or footer (3) + Times New Roman"/>
    <w:aliases w:val="4.5 pt,Not Italic8,Spacing 0 pt28"/>
    <w:rPr>
      <w:rFonts w:ascii="Times New Roman" w:hAnsi="Times New Roman" w:cs="Times New Roman"/>
      <w:i/>
      <w:iCs/>
      <w:spacing w:val="0"/>
      <w:sz w:val="9"/>
      <w:szCs w:val="9"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spacing w:val="22"/>
      <w:w w:val="120"/>
      <w:sz w:val="8"/>
      <w:szCs w:val="8"/>
      <w:u w:val="none"/>
    </w:rPr>
  </w:style>
  <w:style w:type="character" w:customStyle="1" w:styleId="Bodytext4155pt">
    <w:name w:val="Body text (4) + 15.5 pt"/>
    <w:aliases w:val="Bold3,Spacing -2 pt1"/>
    <w:rPr>
      <w:rFonts w:ascii="Times New Roman" w:hAnsi="Times New Roman" w:cs="Times New Roman"/>
      <w:b/>
      <w:bCs/>
      <w:i/>
      <w:iCs/>
      <w:spacing w:val="-41"/>
      <w:sz w:val="31"/>
      <w:szCs w:val="31"/>
      <w:u w:val="none"/>
    </w:rPr>
  </w:style>
  <w:style w:type="character" w:customStyle="1" w:styleId="Bodytext10pt">
    <w:name w:val="Body text + 10 pt"/>
    <w:aliases w:val="Spacing 0 pt2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Bodytext10pt4">
    <w:name w:val="Body text + 10 pt4"/>
    <w:aliases w:val="Spacing 1 pt"/>
    <w:rPr>
      <w:rFonts w:ascii="Times New Roman" w:hAnsi="Times New Roman" w:cs="Times New Roman"/>
      <w:spacing w:val="26"/>
      <w:sz w:val="20"/>
      <w:szCs w:val="20"/>
      <w:u w:val="none"/>
    </w:rPr>
  </w:style>
  <w:style w:type="character" w:customStyle="1" w:styleId="Bodytext95pt">
    <w:name w:val="Body text + 9.5 pt"/>
    <w:aliases w:val="Spacing 0 pt26"/>
    <w:rPr>
      <w:rFonts w:ascii="Times New Roman" w:hAnsi="Times New Roman" w:cs="Times New Roman"/>
      <w:spacing w:val="-6"/>
      <w:sz w:val="19"/>
      <w:szCs w:val="19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Bodytext0">
    <w:name w:val="Body text"/>
    <w:rPr>
      <w:rFonts w:ascii="Times New Roman" w:hAnsi="Times New Roman" w:cs="Times New Roman"/>
      <w:strike/>
      <w:spacing w:val="-6"/>
      <w:sz w:val="27"/>
      <w:szCs w:val="27"/>
      <w:u w:val="none"/>
    </w:rPr>
  </w:style>
  <w:style w:type="character" w:customStyle="1" w:styleId="BodytextItalic1">
    <w:name w:val="Body text + Italic1"/>
    <w:aliases w:val="Spacing 0 pt25"/>
    <w:rPr>
      <w:rFonts w:ascii="Times New Roman" w:hAnsi="Times New Roman" w:cs="Times New Roman"/>
      <w:i/>
      <w:iCs/>
      <w:strike/>
      <w:spacing w:val="-8"/>
      <w:sz w:val="27"/>
      <w:szCs w:val="27"/>
      <w:u w:val="none"/>
    </w:rPr>
  </w:style>
  <w:style w:type="character" w:customStyle="1" w:styleId="Bodytext90">
    <w:name w:val="Body text (9)"/>
    <w:rPr>
      <w:rFonts w:ascii="Times New Roman" w:hAnsi="Times New Roman" w:cs="Times New Roman"/>
      <w:spacing w:val="-4"/>
      <w:sz w:val="25"/>
      <w:szCs w:val="25"/>
      <w:u w:val="single"/>
    </w:rPr>
  </w:style>
  <w:style w:type="character" w:customStyle="1" w:styleId="Bodytext911pt">
    <w:name w:val="Body text (9) + 11 pt"/>
    <w:aliases w:val="Spacing 0 pt24"/>
    <w:rPr>
      <w:rFonts w:ascii="Times New Roman" w:hAnsi="Times New Roman" w:cs="Times New Roman"/>
      <w:spacing w:val="-8"/>
      <w:sz w:val="22"/>
      <w:szCs w:val="22"/>
      <w:u w:val="single"/>
    </w:rPr>
  </w:style>
  <w:style w:type="character" w:customStyle="1" w:styleId="Heading4">
    <w:name w:val="Heading #4_"/>
    <w:link w:val="Heading4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11pt">
    <w:name w:val="Body text + 11 pt"/>
    <w:aliases w:val="Spacing 0 pt23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16265pt">
    <w:name w:val="Body text (16) + 26.5 pt"/>
    <w:aliases w:val="Not Italic7,Spacing 0 pt22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spacing w:val="-8"/>
      <w:sz w:val="22"/>
      <w:szCs w:val="22"/>
      <w:u w:val="none"/>
    </w:rPr>
  </w:style>
  <w:style w:type="character" w:customStyle="1" w:styleId="BodytextBold">
    <w:name w:val="Body text + Bold"/>
    <w:aliases w:val="Spacing 0 pt21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31">
    <w:name w:val="Body text3"/>
    <w:basedOn w:val="Bodytext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-6"/>
      <w:sz w:val="27"/>
      <w:szCs w:val="27"/>
      <w:u w:val="none"/>
    </w:rPr>
  </w:style>
  <w:style w:type="character" w:customStyle="1" w:styleId="Bodytext22">
    <w:name w:val="Body text2"/>
    <w:rPr>
      <w:rFonts w:ascii="Times New Roman" w:hAnsi="Times New Roman" w:cs="Times New Roman"/>
      <w:spacing w:val="-6"/>
      <w:sz w:val="27"/>
      <w:szCs w:val="27"/>
      <w:u w:val="single"/>
    </w:rPr>
  </w:style>
  <w:style w:type="character" w:customStyle="1" w:styleId="Heading32">
    <w:name w:val="Heading #3 (2)_"/>
    <w:link w:val="Heading320"/>
    <w:rPr>
      <w:rFonts w:ascii="Times New Roman" w:hAnsi="Times New Roman" w:cs="Times New Roman"/>
      <w:b/>
      <w:bCs/>
      <w:spacing w:val="-14"/>
      <w:sz w:val="27"/>
      <w:szCs w:val="27"/>
      <w:u w:val="none"/>
    </w:rPr>
  </w:style>
  <w:style w:type="character" w:customStyle="1" w:styleId="Heading42">
    <w:name w:val="Heading #4 (2)_"/>
    <w:link w:val="Heading420"/>
    <w:rPr>
      <w:rFonts w:ascii="Times New Roman" w:hAnsi="Times New Roman" w:cs="Times New Roman"/>
      <w:b/>
      <w:bCs/>
      <w:spacing w:val="-5"/>
      <w:sz w:val="27"/>
      <w:szCs w:val="27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-7"/>
      <w:sz w:val="27"/>
      <w:szCs w:val="27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spacing w:val="-15"/>
      <w:sz w:val="23"/>
      <w:szCs w:val="23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3"/>
      <w:sz w:val="27"/>
      <w:szCs w:val="27"/>
      <w:u w:val="none"/>
    </w:rPr>
  </w:style>
  <w:style w:type="character" w:customStyle="1" w:styleId="Bodytext18145pt">
    <w:name w:val="Body text (18) + 14.5 pt"/>
    <w:aliases w:val="Not Bold,Italic3,Spacing 1 pt3"/>
    <w:rPr>
      <w:rFonts w:ascii="Times New Roman" w:hAnsi="Times New Roman" w:cs="Times New Roman"/>
      <w:b/>
      <w:bCs/>
      <w:i/>
      <w:iCs/>
      <w:spacing w:val="26"/>
      <w:sz w:val="29"/>
      <w:szCs w:val="29"/>
      <w:u w:val="none"/>
    </w:rPr>
  </w:style>
  <w:style w:type="character" w:customStyle="1" w:styleId="Bodytext2NotBold1">
    <w:name w:val="Body text (2) + Not Bold1"/>
    <w:aliases w:val="Italic2,Spacing 0 pt20"/>
    <w:rPr>
      <w:rFonts w:ascii="Times New Roman" w:hAnsi="Times New Roman" w:cs="Times New Roman"/>
      <w:b/>
      <w:bCs/>
      <w:i/>
      <w:iCs/>
      <w:spacing w:val="-9"/>
      <w:sz w:val="27"/>
      <w:szCs w:val="27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i/>
      <w:iCs/>
      <w:spacing w:val="-3"/>
      <w:sz w:val="28"/>
      <w:szCs w:val="28"/>
      <w:u w:val="none"/>
    </w:rPr>
  </w:style>
  <w:style w:type="character" w:customStyle="1" w:styleId="Bodytext19225pt">
    <w:name w:val="Body text (19) + 22.5 pt"/>
    <w:aliases w:val="Not Italic6,Spacing 0 pt19,Scale 75%"/>
    <w:rPr>
      <w:rFonts w:ascii="Times New Roman" w:hAnsi="Times New Roman" w:cs="Times New Roman"/>
      <w:i/>
      <w:iCs/>
      <w:spacing w:val="8"/>
      <w:w w:val="75"/>
      <w:sz w:val="45"/>
      <w:szCs w:val="45"/>
      <w:u w:val="none"/>
    </w:rPr>
  </w:style>
  <w:style w:type="character" w:customStyle="1" w:styleId="Bodytext19135pt">
    <w:name w:val="Body text (19) + 13.5 pt"/>
    <w:aliases w:val="Not Italic5,Spacing 0 pt18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9135pt2">
    <w:name w:val="Body text (19) + 13.5 pt2"/>
    <w:aliases w:val="Not Italic4,Spacing 0 pt17"/>
    <w:rPr>
      <w:rFonts w:ascii="Times New Roman" w:hAnsi="Times New Roman" w:cs="Times New Roman"/>
      <w:i/>
      <w:iCs/>
      <w:spacing w:val="-6"/>
      <w:sz w:val="27"/>
      <w:szCs w:val="27"/>
      <w:u w:val="single"/>
    </w:rPr>
  </w:style>
  <w:style w:type="character" w:customStyle="1" w:styleId="Bodytext19135pt1">
    <w:name w:val="Body text (19) + 13.5 pt1"/>
    <w:aliases w:val="Spacing 0 pt16"/>
    <w:rPr>
      <w:rFonts w:ascii="Times New Roman" w:hAnsi="Times New Roman" w:cs="Times New Roman"/>
      <w:i/>
      <w:iCs/>
      <w:spacing w:val="-8"/>
      <w:sz w:val="27"/>
      <w:szCs w:val="27"/>
      <w:u w:val="singl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spacing w:val="-13"/>
      <w:sz w:val="27"/>
      <w:szCs w:val="27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1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Consolas">
    <w:name w:val="Body text + Consolas"/>
    <w:aliases w:val="11 pt1,Bold2,Spacing -1 pt"/>
    <w:rPr>
      <w:rFonts w:ascii="Consolas" w:hAnsi="Consolas" w:cs="Consolas"/>
      <w:b/>
      <w:bCs/>
      <w:spacing w:val="-20"/>
      <w:sz w:val="22"/>
      <w:szCs w:val="22"/>
      <w:u w:val="none"/>
    </w:rPr>
  </w:style>
  <w:style w:type="character" w:customStyle="1" w:styleId="Bodytext195pt">
    <w:name w:val="Body text + 19.5 pt"/>
    <w:aliases w:val="Bold1,Spacing -1 pt1"/>
    <w:rPr>
      <w:rFonts w:ascii="Times New Roman" w:hAnsi="Times New Roman" w:cs="Times New Roman"/>
      <w:b/>
      <w:bCs/>
      <w:spacing w:val="-20"/>
      <w:sz w:val="39"/>
      <w:szCs w:val="39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i/>
      <w:iCs/>
      <w:spacing w:val="-14"/>
      <w:sz w:val="30"/>
      <w:szCs w:val="30"/>
      <w:u w:val="none"/>
    </w:rPr>
  </w:style>
  <w:style w:type="character" w:customStyle="1" w:styleId="Heading2265pt">
    <w:name w:val="Heading #2 + 26.5 pt"/>
    <w:aliases w:val="Not Italic3,Spacing 0 pt13"/>
    <w:rPr>
      <w:rFonts w:ascii="Times New Roman" w:hAnsi="Times New Roman" w:cs="Times New Roman"/>
      <w:i/>
      <w:iCs/>
      <w:spacing w:val="0"/>
      <w:sz w:val="53"/>
      <w:szCs w:val="53"/>
      <w:u w:val="none"/>
    </w:rPr>
  </w:style>
  <w:style w:type="character" w:customStyle="1" w:styleId="Heading43">
    <w:name w:val="Heading #4 (3)_"/>
    <w:link w:val="Heading430"/>
    <w:rPr>
      <w:rFonts w:ascii="Times New Roman" w:hAnsi="Times New Roman" w:cs="Times New Roman"/>
      <w:b/>
      <w:bCs/>
      <w:spacing w:val="-10"/>
      <w:sz w:val="27"/>
      <w:szCs w:val="27"/>
      <w:u w:val="none"/>
    </w:rPr>
  </w:style>
  <w:style w:type="character" w:customStyle="1" w:styleId="Bodytext125pt">
    <w:name w:val="Body text + 12.5 pt"/>
    <w:aliases w:val="Spacing 0 pt12"/>
    <w:rPr>
      <w:rFonts w:ascii="Times New Roman" w:hAnsi="Times New Roman" w:cs="Times New Roman"/>
      <w:spacing w:val="-4"/>
      <w:sz w:val="25"/>
      <w:szCs w:val="25"/>
      <w:u w:val="none"/>
    </w:rPr>
  </w:style>
  <w:style w:type="character" w:customStyle="1" w:styleId="Tablecaption4">
    <w:name w:val="Table caption (4)_"/>
    <w:link w:val="Tablecaption40"/>
    <w:rPr>
      <w:rFonts w:ascii="Times New Roman" w:hAnsi="Times New Roman" w:cs="Times New Roman"/>
      <w:spacing w:val="-9"/>
      <w:sz w:val="22"/>
      <w:szCs w:val="22"/>
      <w:u w:val="none"/>
    </w:rPr>
  </w:style>
  <w:style w:type="character" w:customStyle="1" w:styleId="Tablecaption4Italic">
    <w:name w:val="Table caption (4) + Italic"/>
    <w:aliases w:val="Spacing 0 pt11"/>
    <w:rPr>
      <w:rFonts w:ascii="Times New Roman" w:hAnsi="Times New Roman" w:cs="Times New Roman"/>
      <w:i/>
      <w:iCs/>
      <w:spacing w:val="-15"/>
      <w:sz w:val="22"/>
      <w:szCs w:val="2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noProof/>
      <w:sz w:val="11"/>
      <w:szCs w:val="1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pacing w:val="29"/>
      <w:sz w:val="18"/>
      <w:szCs w:val="18"/>
      <w:u w:val="none"/>
    </w:rPr>
  </w:style>
  <w:style w:type="character" w:customStyle="1" w:styleId="Bodytext16NotItalic">
    <w:name w:val="Body text (16) + Not Italic"/>
    <w:aliases w:val="Spacing 0 pt10"/>
    <w:rPr>
      <w:rFonts w:ascii="Times New Roman" w:hAnsi="Times New Roman" w:cs="Times New Roman"/>
      <w:i/>
      <w:iCs/>
      <w:spacing w:val="-18"/>
      <w:sz w:val="30"/>
      <w:szCs w:val="30"/>
      <w:u w:val="none"/>
    </w:rPr>
  </w:style>
  <w:style w:type="character" w:customStyle="1" w:styleId="Bodytext16135pt">
    <w:name w:val="Body text (16) + 13.5 pt"/>
    <w:aliases w:val="Not Italic2,Spacing 0 pt9"/>
    <w:rPr>
      <w:rFonts w:ascii="Times New Roman" w:hAnsi="Times New Roman" w:cs="Times New Roman"/>
      <w:i/>
      <w:iCs/>
      <w:spacing w:val="-6"/>
      <w:sz w:val="27"/>
      <w:szCs w:val="27"/>
      <w:u w:val="none"/>
    </w:rPr>
  </w:style>
  <w:style w:type="character" w:customStyle="1" w:styleId="Bodytext16135pt1">
    <w:name w:val="Body text (16) + 13.5 pt1"/>
    <w:aliases w:val="Spacing 0 pt8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Bodytext10pt2">
    <w:name w:val="Body text + 10 pt2"/>
    <w:aliases w:val="Spacing 0 pt7"/>
    <w:rPr>
      <w:rFonts w:ascii="Times New Roman" w:hAnsi="Times New Roman" w:cs="Times New Roman"/>
      <w:spacing w:val="-4"/>
      <w:sz w:val="20"/>
      <w:szCs w:val="20"/>
      <w:u w:val="none"/>
    </w:rPr>
  </w:style>
  <w:style w:type="character" w:customStyle="1" w:styleId="Headerorfooter5">
    <w:name w:val="Header or footer (5)_"/>
    <w:link w:val="Headerorfooter50"/>
    <w:rPr>
      <w:rFonts w:ascii="Times New Roman" w:hAnsi="Times New Roman" w:cs="Times New Roman"/>
      <w:b/>
      <w:bCs/>
      <w:i/>
      <w:iCs/>
      <w:noProof/>
      <w:sz w:val="31"/>
      <w:szCs w:val="31"/>
      <w:u w:val="none"/>
    </w:rPr>
  </w:style>
  <w:style w:type="character" w:customStyle="1" w:styleId="Bodytext220">
    <w:name w:val="Body text (22)_"/>
    <w:link w:val="Bodytext221"/>
    <w:rPr>
      <w:rFonts w:ascii="Times New Roman" w:hAnsi="Times New Roman" w:cs="Times New Roman"/>
      <w:spacing w:val="-9"/>
      <w:sz w:val="28"/>
      <w:szCs w:val="28"/>
      <w:u w:val="none"/>
    </w:rPr>
  </w:style>
  <w:style w:type="character" w:customStyle="1" w:styleId="Bodytext2125pt">
    <w:name w:val="Body text (2) + 12.5 pt"/>
    <w:aliases w:val="Not Bold1,Spacing 0 pt6"/>
    <w:rPr>
      <w:rFonts w:ascii="Times New Roman" w:hAnsi="Times New Roman" w:cs="Times New Roman"/>
      <w:b/>
      <w:bCs/>
      <w:spacing w:val="-4"/>
      <w:sz w:val="25"/>
      <w:szCs w:val="25"/>
      <w:u w:val="none"/>
    </w:rPr>
  </w:style>
  <w:style w:type="character" w:customStyle="1" w:styleId="Bodytext10pt1">
    <w:name w:val="Body text + 10 pt1"/>
    <w:aliases w:val="Spacing 1 pt2"/>
    <w:rPr>
      <w:rFonts w:ascii="Times New Roman" w:hAnsi="Times New Roman" w:cs="Times New Roman"/>
      <w:spacing w:val="37"/>
      <w:sz w:val="20"/>
      <w:szCs w:val="20"/>
      <w:u w:val="none"/>
    </w:rPr>
  </w:style>
  <w:style w:type="character" w:customStyle="1" w:styleId="Bodytext95pt1">
    <w:name w:val="Body text + 9.5 pt1"/>
    <w:aliases w:val="Spacing 0 pt5"/>
    <w:rPr>
      <w:rFonts w:ascii="Times New Roman" w:hAnsi="Times New Roman" w:cs="Times New Roman"/>
      <w:spacing w:val="-12"/>
      <w:sz w:val="19"/>
      <w:szCs w:val="19"/>
      <w:u w:val="none"/>
    </w:rPr>
  </w:style>
  <w:style w:type="character" w:customStyle="1" w:styleId="FootnoteItalic">
    <w:name w:val="Footnote + Italic"/>
    <w:aliases w:val="Spacing 0 pt4"/>
    <w:rPr>
      <w:rFonts w:ascii="Times New Roman" w:hAnsi="Times New Roman" w:cs="Times New Roman"/>
      <w:i/>
      <w:iCs/>
      <w:spacing w:val="-8"/>
      <w:sz w:val="27"/>
      <w:szCs w:val="27"/>
      <w:u w:val="none"/>
    </w:rPr>
  </w:style>
  <w:style w:type="character" w:customStyle="1" w:styleId="Headerorfooter6">
    <w:name w:val="Header or footer (6)_"/>
    <w:link w:val="Headerorfooter60"/>
    <w:rPr>
      <w:rFonts w:ascii="Times New Roman" w:hAnsi="Times New Roman" w:cs="Times New Roman"/>
      <w:i/>
      <w:iCs/>
      <w:spacing w:val="6"/>
      <w:sz w:val="20"/>
      <w:szCs w:val="20"/>
      <w:u w:val="none"/>
    </w:rPr>
  </w:style>
  <w:style w:type="character" w:customStyle="1" w:styleId="Headerorfooter55pt">
    <w:name w:val="Header or footer + 5.5 pt"/>
    <w:aliases w:val="Spacing 0 pt3"/>
    <w:rPr>
      <w:rFonts w:ascii="Times New Roman" w:hAnsi="Times New Roman" w:cs="Times New Roman"/>
      <w:noProof/>
      <w:spacing w:val="0"/>
      <w:sz w:val="11"/>
      <w:szCs w:val="11"/>
      <w:u w:val="none"/>
    </w:rPr>
  </w:style>
  <w:style w:type="character" w:customStyle="1" w:styleId="BodytextSmallCaps">
    <w:name w:val="Body text + Small Caps"/>
    <w:rPr>
      <w:rFonts w:ascii="Times New Roman" w:hAnsi="Times New Roman" w:cs="Times New Roman"/>
      <w:smallCaps/>
      <w:spacing w:val="-6"/>
      <w:sz w:val="27"/>
      <w:szCs w:val="27"/>
      <w:u w:val="none"/>
    </w:rPr>
  </w:style>
  <w:style w:type="character" w:customStyle="1" w:styleId="Bodytext21105pt">
    <w:name w:val="Body text (21) + 10.5 pt"/>
    <w:aliases w:val="Italic1,Spacing 0 pt2"/>
    <w:rPr>
      <w:rFonts w:ascii="Times New Roman" w:hAnsi="Times New Roman" w:cs="Times New Roman"/>
      <w:b/>
      <w:bCs/>
      <w:i/>
      <w:iCs/>
      <w:spacing w:val="29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Times New Roman" w:hAnsi="Times New Roman" w:cs="Times New Roman"/>
      <w:spacing w:val="-3"/>
      <w:sz w:val="16"/>
      <w:szCs w:val="16"/>
      <w:u w:val="none"/>
    </w:rPr>
  </w:style>
  <w:style w:type="character" w:customStyle="1" w:styleId="Bodytext12TimesNewRoman">
    <w:name w:val="Body text (12) + Times New Roman"/>
    <w:aliases w:val="12 pt,Spacing 0 pt1"/>
    <w:rPr>
      <w:rFonts w:ascii="Times New Roman" w:hAnsi="Times New Roman" w:cs="Times New Roman"/>
      <w:spacing w:val="-3"/>
      <w:sz w:val="24"/>
      <w:szCs w:val="24"/>
      <w:u w:val="none"/>
    </w:rPr>
  </w:style>
  <w:style w:type="character" w:customStyle="1" w:styleId="Bodytext139pt">
    <w:name w:val="Body text (13) + 9 pt"/>
    <w:aliases w:val="Not Italic1,Spacing 1 pt1"/>
    <w:rPr>
      <w:rFonts w:ascii="Times New Roman" w:hAnsi="Times New Roman" w:cs="Times New Roman"/>
      <w:b/>
      <w:bCs/>
      <w:i/>
      <w:iCs/>
      <w:spacing w:val="29"/>
      <w:sz w:val="18"/>
      <w:szCs w:val="18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sz w:val="19"/>
      <w:szCs w:val="19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9"/>
      <w:sz w:val="32"/>
      <w:szCs w:val="3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306" w:lineRule="exact"/>
      <w:ind w:hanging="1920"/>
      <w:jc w:val="center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60" w:after="60" w:line="299" w:lineRule="exact"/>
      <w:ind w:hanging="1320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300" w:line="240" w:lineRule="atLeast"/>
      <w:ind w:hanging="2000"/>
      <w:jc w:val="both"/>
    </w:pPr>
    <w:rPr>
      <w:rFonts w:ascii="Times New Roman" w:hAnsi="Times New Roman" w:cs="Times New Roman"/>
      <w:i/>
      <w:iCs/>
      <w:color w:val="auto"/>
      <w:spacing w:val="-8"/>
      <w:sz w:val="27"/>
      <w:szCs w:val="27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Segoe UI" w:hAnsi="Segoe UI" w:cs="Segoe UI"/>
      <w:color w:val="auto"/>
      <w:spacing w:val="11"/>
      <w:sz w:val="18"/>
      <w:szCs w:val="18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80" w:after="120" w:line="306" w:lineRule="exact"/>
      <w:jc w:val="center"/>
    </w:pPr>
    <w:rPr>
      <w:rFonts w:ascii="Times New Roman" w:hAnsi="Times New Roman" w:cs="Times New Roman"/>
      <w:color w:val="auto"/>
      <w:spacing w:val="-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27"/>
      <w:szCs w:val="27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1"/>
      <w:sz w:val="8"/>
      <w:szCs w:val="8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240" w:line="240" w:lineRule="atLeast"/>
      <w:jc w:val="center"/>
    </w:pPr>
    <w:rPr>
      <w:rFonts w:ascii="Times New Roman" w:hAnsi="Times New Roman" w:cs="Times New Roman"/>
      <w:color w:val="auto"/>
      <w:spacing w:val="-12"/>
      <w:sz w:val="19"/>
      <w:szCs w:val="19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before="60" w:line="421" w:lineRule="exact"/>
      <w:ind w:firstLine="700"/>
      <w:jc w:val="both"/>
      <w:outlineLvl w:val="1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120" w:line="256" w:lineRule="exact"/>
      <w:jc w:val="both"/>
    </w:pPr>
    <w:rPr>
      <w:rFonts w:ascii="Times New Roman" w:hAnsi="Times New Roman" w:cs="Times New Roman"/>
      <w:color w:val="auto"/>
      <w:spacing w:val="-4"/>
      <w:sz w:val="20"/>
      <w:szCs w:val="20"/>
      <w:lang w:eastAsia="en-US"/>
    </w:rPr>
  </w:style>
  <w:style w:type="paragraph" w:customStyle="1" w:styleId="Bodytext91">
    <w:name w:val="Body text (9)1"/>
    <w:basedOn w:val="Normal"/>
    <w:link w:val="Bodytext9"/>
    <w:pPr>
      <w:shd w:val="clear" w:color="auto" w:fill="FFFFFF"/>
      <w:spacing w:after="180" w:line="299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180" w:line="241" w:lineRule="exact"/>
      <w:ind w:firstLine="1320"/>
    </w:pPr>
    <w:rPr>
      <w:rFonts w:ascii="Times New Roman" w:hAnsi="Times New Roman" w:cs="Times New Roman"/>
      <w:i/>
      <w:iCs/>
      <w:color w:val="auto"/>
      <w:spacing w:val="-1"/>
      <w:sz w:val="22"/>
      <w:szCs w:val="22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1" w:lineRule="exact"/>
      <w:jc w:val="both"/>
    </w:pPr>
    <w:rPr>
      <w:rFonts w:ascii="Constantia" w:hAnsi="Constantia" w:cs="Constantia"/>
      <w:color w:val="auto"/>
      <w:spacing w:val="9"/>
      <w:sz w:val="16"/>
      <w:szCs w:val="16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34" w:lineRule="exact"/>
      <w:jc w:val="both"/>
    </w:pPr>
    <w:rPr>
      <w:rFonts w:ascii="Constantia" w:hAnsi="Constantia" w:cs="Constantia"/>
      <w:color w:val="auto"/>
      <w:spacing w:val="-1"/>
      <w:sz w:val="22"/>
      <w:szCs w:val="22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1"/>
      <w:szCs w:val="21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81" w:lineRule="exact"/>
      <w:jc w:val="center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420" w:after="600" w:line="240" w:lineRule="atLeast"/>
      <w:jc w:val="center"/>
      <w:outlineLvl w:val="2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436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0"/>
      <w:szCs w:val="10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Segoe UI" w:hAnsi="Segoe UI" w:cs="Segoe UI"/>
      <w:i/>
      <w:iCs/>
      <w:color w:val="auto"/>
      <w:spacing w:val="9"/>
      <w:sz w:val="8"/>
      <w:szCs w:val="8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60" w:line="240" w:lineRule="atLeast"/>
      <w:jc w:val="both"/>
    </w:pPr>
    <w:rPr>
      <w:rFonts w:ascii="Times New Roman" w:hAnsi="Times New Roman" w:cs="Times New Roman"/>
      <w:color w:val="auto"/>
      <w:spacing w:val="22"/>
      <w:w w:val="120"/>
      <w:sz w:val="8"/>
      <w:szCs w:val="8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  <w:ind w:hanging="1420"/>
      <w:jc w:val="both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line="443" w:lineRule="exact"/>
      <w:jc w:val="both"/>
      <w:outlineLvl w:val="3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70" w:lineRule="exact"/>
      <w:jc w:val="both"/>
    </w:pPr>
    <w:rPr>
      <w:rFonts w:ascii="Times New Roman" w:hAnsi="Times New Roman" w:cs="Times New Roman"/>
      <w:color w:val="auto"/>
      <w:spacing w:val="-8"/>
      <w:sz w:val="22"/>
      <w:szCs w:val="22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120" w:after="420" w:line="240" w:lineRule="atLeast"/>
      <w:jc w:val="both"/>
      <w:outlineLvl w:val="0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443" w:lineRule="exact"/>
      <w:jc w:val="both"/>
    </w:pPr>
    <w:rPr>
      <w:rFonts w:ascii="Times New Roman" w:hAnsi="Times New Roman" w:cs="Times New Roman"/>
      <w:color w:val="auto"/>
      <w:spacing w:val="-6"/>
      <w:sz w:val="27"/>
      <w:szCs w:val="27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39" w:lineRule="exact"/>
      <w:jc w:val="both"/>
      <w:outlineLvl w:val="2"/>
    </w:pPr>
    <w:rPr>
      <w:rFonts w:ascii="Times New Roman" w:hAnsi="Times New Roman" w:cs="Times New Roman"/>
      <w:b/>
      <w:bCs/>
      <w:color w:val="auto"/>
      <w:spacing w:val="-14"/>
      <w:sz w:val="27"/>
      <w:szCs w:val="27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after="420" w:line="439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5"/>
      <w:sz w:val="27"/>
      <w:szCs w:val="27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4"/>
      <w:sz w:val="25"/>
      <w:szCs w:val="25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15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338" w:lineRule="exact"/>
      <w:jc w:val="both"/>
    </w:pPr>
    <w:rPr>
      <w:rFonts w:ascii="Times New Roman" w:hAnsi="Times New Roman" w:cs="Times New Roman"/>
      <w:b/>
      <w:bCs/>
      <w:color w:val="auto"/>
      <w:spacing w:val="-3"/>
      <w:sz w:val="27"/>
      <w:szCs w:val="27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before="60" w:after="480" w:line="288" w:lineRule="exact"/>
    </w:pPr>
    <w:rPr>
      <w:rFonts w:ascii="Times New Roman" w:hAnsi="Times New Roman" w:cs="Times New Roman"/>
      <w:i/>
      <w:iCs/>
      <w:color w:val="auto"/>
      <w:spacing w:val="-3"/>
      <w:sz w:val="28"/>
      <w:szCs w:val="2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480" w:line="421" w:lineRule="exact"/>
      <w:jc w:val="both"/>
    </w:pPr>
    <w:rPr>
      <w:rFonts w:ascii="Times New Roman" w:hAnsi="Times New Roman" w:cs="Times New Roman"/>
      <w:b/>
      <w:bCs/>
      <w:color w:val="auto"/>
      <w:spacing w:val="-13"/>
      <w:sz w:val="27"/>
      <w:szCs w:val="27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17" w:lineRule="exact"/>
      <w:ind w:hanging="1320"/>
      <w:outlineLvl w:val="1"/>
    </w:pPr>
    <w:rPr>
      <w:rFonts w:ascii="Times New Roman" w:hAnsi="Times New Roman" w:cs="Times New Roman"/>
      <w:i/>
      <w:iCs/>
      <w:color w:val="auto"/>
      <w:spacing w:val="-14"/>
      <w:sz w:val="30"/>
      <w:szCs w:val="30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436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-10"/>
      <w:sz w:val="27"/>
      <w:szCs w:val="27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74" w:lineRule="exact"/>
      <w:jc w:val="both"/>
    </w:pPr>
    <w:rPr>
      <w:rFonts w:ascii="Times New Roman" w:hAnsi="Times New Roman" w:cs="Times New Roman"/>
      <w:color w:val="auto"/>
      <w:spacing w:val="-9"/>
      <w:sz w:val="22"/>
      <w:szCs w:val="22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noProof/>
      <w:color w:val="auto"/>
      <w:sz w:val="11"/>
      <w:szCs w:val="11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after="600" w:line="240" w:lineRule="atLeast"/>
    </w:pPr>
    <w:rPr>
      <w:rFonts w:ascii="Times New Roman" w:hAnsi="Times New Roman" w:cs="Times New Roman"/>
      <w:b/>
      <w:bCs/>
      <w:color w:val="auto"/>
      <w:spacing w:val="29"/>
      <w:sz w:val="18"/>
      <w:szCs w:val="18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noProof/>
      <w:color w:val="auto"/>
      <w:sz w:val="31"/>
      <w:szCs w:val="31"/>
      <w:lang w:eastAsia="en-US"/>
    </w:rPr>
  </w:style>
  <w:style w:type="paragraph" w:customStyle="1" w:styleId="Bodytext221">
    <w:name w:val="Body text (22)"/>
    <w:basedOn w:val="Normal"/>
    <w:link w:val="Bodytext220"/>
    <w:pPr>
      <w:shd w:val="clear" w:color="auto" w:fill="FFFFFF"/>
      <w:spacing w:before="120" w:line="295" w:lineRule="exact"/>
      <w:ind w:hanging="1420"/>
    </w:pPr>
    <w:rPr>
      <w:rFonts w:ascii="Times New Roman" w:hAnsi="Times New Roman" w:cs="Times New Roman"/>
      <w:color w:val="auto"/>
      <w:spacing w:val="-9"/>
      <w:sz w:val="28"/>
      <w:szCs w:val="28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6"/>
      <w:sz w:val="20"/>
      <w:szCs w:val="20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420" w:after="120" w:line="176" w:lineRule="exact"/>
    </w:pPr>
    <w:rPr>
      <w:rFonts w:ascii="Times New Roman" w:hAnsi="Times New Roman" w:cs="Times New Roman"/>
      <w:color w:val="auto"/>
      <w:spacing w:val="-3"/>
      <w:sz w:val="16"/>
      <w:szCs w:val="16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before="120" w:after="420" w:line="240" w:lineRule="atLeast"/>
    </w:pPr>
    <w:rPr>
      <w:rFonts w:ascii="Times New Roman" w:hAnsi="Times New Roman" w:cs="Times New Roman"/>
      <w:color w:val="auto"/>
      <w:spacing w:val="-1"/>
      <w:sz w:val="19"/>
      <w:szCs w:val="19"/>
      <w:lang w:eastAsia="en-US"/>
    </w:rPr>
  </w:style>
  <w:style w:type="paragraph" w:customStyle="1" w:styleId="DefaultParagraphFontParaCharCharCharCharChar">
    <w:name w:val="Default Paragraph Font Para Char Char Char Char Char"/>
    <w:autoRedefine/>
    <w:rsid w:val="00D54DB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D54DB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54D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2026-05-20T19:39:00Z</dcterms:created>
  <dcterms:modified xsi:type="dcterms:W3CDTF">2026-05-20T19:39:00Z</dcterms:modified>
  <cp:category/>
</cp:coreProperties>
</file>