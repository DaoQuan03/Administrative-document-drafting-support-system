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D0BD" w14:textId="77777777" w:rsidR="008F3721" w:rsidRPr="00EA16F2" w:rsidRDefault="00DA0399" w:rsidP="00523E1D">
      <w:pPr>
        <w:spacing w:before="120"/>
        <w:jc w:val="center"/>
        <w:rPr>
          <w:rFonts w:ascii="Times New Roman" w:hAnsi="Times New Roman" w:cs="Times New Roman"/>
          <w:b/>
        </w:rPr>
      </w:pPr>
      <w:r w:rsidRPr="00EA16F2">
        <w:rPr>
          <w:rFonts w:ascii="Times New Roman" w:hAnsi="Times New Roman" w:cs="Times New Roman"/>
          <w:b/>
        </w:rPr>
        <w:t>PHỤ LỤC</w:t>
      </w:r>
      <w:r w:rsidR="008F3721" w:rsidRPr="00EA16F2">
        <w:rPr>
          <w:rFonts w:ascii="Times New Roman" w:hAnsi="Times New Roman" w:cs="Times New Roman"/>
          <w:b/>
        </w:rPr>
        <w:t xml:space="preserve"> SỐ VI</w:t>
      </w:r>
    </w:p>
    <w:p w14:paraId="327EAC8A" w14:textId="77777777" w:rsidR="00D0679A" w:rsidRPr="00EA16F2" w:rsidRDefault="00DA0399" w:rsidP="008F3721">
      <w:pPr>
        <w:spacing w:before="120"/>
        <w:jc w:val="center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PHIẾU</w:t>
      </w:r>
      <w:r w:rsidR="008F3721" w:rsidRPr="00EA16F2">
        <w:rPr>
          <w:rFonts w:ascii="Times New Roman" w:hAnsi="Times New Roman" w:cs="Times New Roman"/>
        </w:rPr>
        <w:t xml:space="preserve"> YÊU CẦU SAO TÀI LIỆU</w:t>
      </w:r>
      <w:r w:rsidR="008F3721" w:rsidRPr="00EA16F2">
        <w:rPr>
          <w:rFonts w:ascii="Times New Roman" w:hAnsi="Times New Roman" w:cs="Times New Roman"/>
        </w:rPr>
        <w:br/>
      </w:r>
      <w:r w:rsidR="008F3721" w:rsidRPr="00EA16F2">
        <w:rPr>
          <w:rFonts w:ascii="Times New Roman" w:hAnsi="Times New Roman" w:cs="Times New Roman"/>
          <w:i/>
        </w:rPr>
        <w:t>(Kèm theo Thông tư số 10</w:t>
      </w:r>
      <w:r w:rsidR="001F0D03" w:rsidRPr="00EA16F2">
        <w:rPr>
          <w:rFonts w:ascii="Times New Roman" w:hAnsi="Times New Roman" w:cs="Times New Roman"/>
          <w:i/>
        </w:rPr>
        <w:t>/</w:t>
      </w:r>
      <w:r w:rsidR="008F3721" w:rsidRPr="00EA16F2">
        <w:rPr>
          <w:rFonts w:ascii="Times New Roman" w:hAnsi="Times New Roman" w:cs="Times New Roman"/>
          <w:i/>
        </w:rPr>
        <w:t>2014</w:t>
      </w:r>
      <w:r w:rsidR="001F0D03" w:rsidRPr="00EA16F2">
        <w:rPr>
          <w:rFonts w:ascii="Times New Roman" w:hAnsi="Times New Roman" w:cs="Times New Roman"/>
          <w:i/>
        </w:rPr>
        <w:t>/</w:t>
      </w:r>
      <w:r w:rsidR="008F3721" w:rsidRPr="00EA16F2">
        <w:rPr>
          <w:rFonts w:ascii="Times New Roman" w:hAnsi="Times New Roman" w:cs="Times New Roman"/>
          <w:i/>
        </w:rPr>
        <w:t>TT-BNV ngày 01 tháng 10 năm 2014 của Bộ Nội vụ)</w:t>
      </w:r>
      <w:r w:rsidR="008F3721" w:rsidRPr="00EA16F2">
        <w:rPr>
          <w:rFonts w:ascii="Times New Roman" w:hAnsi="Times New Roman" w:cs="Times New Roman"/>
        </w:rPr>
        <w:t xml:space="preserve"> </w:t>
      </w:r>
    </w:p>
    <w:p w14:paraId="40AE07B8" w14:textId="77777777" w:rsidR="00D0679A" w:rsidRPr="00EA16F2" w:rsidRDefault="008F3721" w:rsidP="008F3721">
      <w:pPr>
        <w:spacing w:before="120"/>
        <w:jc w:val="center"/>
        <w:rPr>
          <w:ins w:id="0" w:author="User" w:date="2017-02-28T15:31:00Z"/>
          <w:rFonts w:ascii="Times New Roman" w:hAnsi="Times New Roman" w:cs="Times New Roman"/>
          <w:b/>
          <w:lang w:val="en-US"/>
        </w:rPr>
      </w:pPr>
      <w:r w:rsidRPr="00EA16F2">
        <w:rPr>
          <w:rFonts w:ascii="Times New Roman" w:hAnsi="Times New Roman" w:cs="Times New Roman"/>
        </w:rPr>
        <w:t xml:space="preserve">CƠ </w:t>
      </w:r>
      <w:r w:rsidR="00D0679A" w:rsidRPr="00EA16F2">
        <w:rPr>
          <w:rFonts w:ascii="Times New Roman" w:hAnsi="Times New Roman" w:cs="Times New Roman"/>
        </w:rPr>
        <w:t>QUAN CHỦ QUẢN</w:t>
      </w:r>
      <w:r w:rsidR="00D0679A" w:rsidRPr="00EA16F2">
        <w:rPr>
          <w:rFonts w:ascii="Times New Roman" w:hAnsi="Times New Roman" w:cs="Times New Roman"/>
        </w:rPr>
        <w:br/>
      </w:r>
      <w:r w:rsidR="00D0679A" w:rsidRPr="00EA16F2">
        <w:rPr>
          <w:rFonts w:ascii="Times New Roman" w:hAnsi="Times New Roman" w:cs="Times New Roman"/>
          <w:b/>
        </w:rPr>
        <w:t xml:space="preserve">TÊN </w:t>
      </w:r>
      <w:r w:rsidRPr="00EA16F2">
        <w:rPr>
          <w:rFonts w:ascii="Times New Roman" w:hAnsi="Times New Roman" w:cs="Times New Roman"/>
          <w:b/>
        </w:rPr>
        <w:t xml:space="preserve">LƯU TRỮ </w:t>
      </w:r>
      <w:r w:rsidR="00D0679A" w:rsidRPr="00EA16F2">
        <w:rPr>
          <w:rFonts w:ascii="Times New Roman" w:hAnsi="Times New Roman" w:cs="Times New Roman"/>
          <w:b/>
        </w:rPr>
        <w:t xml:space="preserve">LỊCH </w:t>
      </w:r>
      <w:r w:rsidRPr="00EA16F2">
        <w:rPr>
          <w:rFonts w:ascii="Times New Roman" w:hAnsi="Times New Roman" w:cs="Times New Roman"/>
          <w:b/>
        </w:rPr>
        <w:t>SỬ</w:t>
      </w:r>
      <w:r w:rsidR="00D0679A" w:rsidRPr="00EA16F2">
        <w:rPr>
          <w:rFonts w:ascii="Times New Roman" w:hAnsi="Times New Roman" w:cs="Times New Roman"/>
          <w:b/>
        </w:rPr>
        <w:t>....</w:t>
      </w:r>
      <w:r w:rsidRPr="00EA16F2">
        <w:rPr>
          <w:rFonts w:ascii="Times New Roman" w:hAnsi="Times New Roman" w:cs="Times New Roman"/>
          <w:b/>
        </w:rPr>
        <w:br/>
        <w:t>-------</w:t>
      </w:r>
      <w:r w:rsidR="00D2255F" w:rsidRPr="00EA16F2">
        <w:rPr>
          <w:rFonts w:ascii="Times New Roman" w:hAnsi="Times New Roman" w:cs="Times New Roman"/>
          <w:b/>
        </w:rPr>
        <w:t>-----</w:t>
      </w:r>
    </w:p>
    <w:p w14:paraId="6F6AF2A9" w14:textId="77777777" w:rsidR="0005414E" w:rsidRPr="00EA16F2" w:rsidRDefault="0005414E" w:rsidP="008F3721">
      <w:pPr>
        <w:numPr>
          <w:ins w:id="1" w:author="admin" w:date="2017-02-28T15:31:00Z"/>
        </w:numPr>
        <w:spacing w:before="120"/>
        <w:jc w:val="center"/>
        <w:rPr>
          <w:rFonts w:ascii="Times New Roman" w:hAnsi="Times New Roman" w:cs="Times New Roman"/>
          <w:lang w:val="en-US"/>
          <w:rPrChange w:id="2" w:author="User" w:date="2017-02-28T15:31:00Z">
            <w:rPr>
              <w:rFonts w:ascii="Arial" w:hAnsi="Arial" w:cs="Arial"/>
              <w:sz w:val="20"/>
            </w:rPr>
          </w:rPrChange>
        </w:rPr>
      </w:pPr>
    </w:p>
    <w:p w14:paraId="74EC2EE8" w14:textId="77777777" w:rsidR="00D0679A" w:rsidRPr="00EA16F2" w:rsidRDefault="00DA0399" w:rsidP="008F3721">
      <w:pPr>
        <w:spacing w:before="120"/>
        <w:jc w:val="center"/>
        <w:rPr>
          <w:rFonts w:ascii="Times New Roman" w:hAnsi="Times New Roman" w:cs="Times New Roman"/>
          <w:b/>
          <w:rPrChange w:id="3" w:author="User" w:date="2017-02-28T15:31:00Z">
            <w:rPr>
              <w:rFonts w:ascii="Arial" w:hAnsi="Arial" w:cs="Arial"/>
              <w:b/>
            </w:rPr>
          </w:rPrChange>
        </w:rPr>
      </w:pPr>
      <w:r w:rsidRPr="00EA16F2">
        <w:rPr>
          <w:rFonts w:ascii="Times New Roman" w:hAnsi="Times New Roman" w:cs="Times New Roman"/>
          <w:b/>
        </w:rPr>
        <w:t>PHIẾU</w:t>
      </w:r>
      <w:r w:rsidR="00D0679A" w:rsidRPr="00EA16F2">
        <w:rPr>
          <w:rFonts w:ascii="Times New Roman" w:hAnsi="Times New Roman" w:cs="Times New Roman"/>
          <w:b/>
          <w:rPrChange w:id="4" w:author="User" w:date="2017-02-28T15:31:00Z">
            <w:rPr>
              <w:rFonts w:ascii="Arial" w:hAnsi="Arial" w:cs="Arial"/>
              <w:b/>
            </w:rPr>
          </w:rPrChange>
        </w:rPr>
        <w:t xml:space="preserve"> YÊU </w:t>
      </w:r>
      <w:r w:rsidR="008F3721" w:rsidRPr="00EA16F2">
        <w:rPr>
          <w:rFonts w:ascii="Times New Roman" w:hAnsi="Times New Roman" w:cs="Times New Roman"/>
          <w:b/>
          <w:rPrChange w:id="5" w:author="User" w:date="2017-02-28T15:31:00Z">
            <w:rPr>
              <w:rFonts w:ascii="Arial" w:hAnsi="Arial" w:cs="Arial"/>
              <w:b/>
            </w:rPr>
          </w:rPrChange>
        </w:rPr>
        <w:t xml:space="preserve">CẦU </w:t>
      </w:r>
      <w:r w:rsidR="00D0679A" w:rsidRPr="00EA16F2">
        <w:rPr>
          <w:rFonts w:ascii="Times New Roman" w:hAnsi="Times New Roman" w:cs="Times New Roman"/>
          <w:b/>
          <w:rPrChange w:id="6" w:author="User" w:date="2017-02-28T15:31:00Z">
            <w:rPr>
              <w:rFonts w:ascii="Arial" w:hAnsi="Arial" w:cs="Arial"/>
              <w:b/>
            </w:rPr>
          </w:rPrChange>
        </w:rPr>
        <w:t>SAO TÀI LIỆU</w:t>
      </w:r>
    </w:p>
    <w:p w14:paraId="23D081AE" w14:textId="77777777" w:rsidR="00D0679A" w:rsidRPr="00EA16F2" w:rsidRDefault="00D0679A" w:rsidP="008F3721">
      <w:pPr>
        <w:spacing w:before="120"/>
        <w:jc w:val="center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  <w:b/>
        </w:rPr>
        <w:t>Số:</w:t>
      </w:r>
      <w:r w:rsidR="00D2255F" w:rsidRPr="00EA16F2">
        <w:rPr>
          <w:rFonts w:ascii="Times New Roman" w:hAnsi="Times New Roman" w:cs="Times New Roman"/>
        </w:rPr>
        <w:t xml:space="preserve"> </w:t>
      </w:r>
      <w:r w:rsidR="008F3721" w:rsidRPr="00EA16F2">
        <w:rPr>
          <w:rFonts w:ascii="Times New Roman" w:hAnsi="Times New Roman" w:cs="Times New Roman"/>
        </w:rPr>
        <w:t>…………………</w:t>
      </w:r>
    </w:p>
    <w:p w14:paraId="110BAC62" w14:textId="77777777" w:rsidR="00D0679A" w:rsidRPr="00EA16F2" w:rsidRDefault="00D0679A" w:rsidP="008F3721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Họ và tên độc giả:</w:t>
      </w:r>
      <w:r w:rsidR="00CF0786" w:rsidRPr="00EA16F2">
        <w:rPr>
          <w:rFonts w:ascii="Times New Roman" w:hAnsi="Times New Roman" w:cs="Times New Roman"/>
        </w:rPr>
        <w:t xml:space="preserve"> </w:t>
      </w:r>
      <w:r w:rsidRPr="00EA16F2">
        <w:rPr>
          <w:rFonts w:ascii="Times New Roman" w:hAnsi="Times New Roman" w:cs="Times New Roman"/>
        </w:rPr>
        <w:tab/>
      </w:r>
    </w:p>
    <w:p w14:paraId="07E0D99C" w14:textId="77777777" w:rsidR="00D0679A" w:rsidRPr="00EA16F2" w:rsidRDefault="008F3721" w:rsidP="008F3721">
      <w:pPr>
        <w:tabs>
          <w:tab w:val="right" w:leader="dot" w:pos="8145"/>
        </w:tabs>
        <w:spacing w:before="120"/>
        <w:rPr>
          <w:rFonts w:ascii="Times New Roman" w:hAnsi="Times New Roman" w:cs="Times New Roman"/>
          <w:lang w:val="en-US"/>
        </w:rPr>
      </w:pPr>
      <w:r w:rsidRPr="00EA16F2">
        <w:rPr>
          <w:rFonts w:ascii="Times New Roman" w:hAnsi="Times New Roman" w:cs="Times New Roman"/>
          <w:lang w:val="en-US"/>
        </w:rPr>
        <w:t>Số</w:t>
      </w:r>
      <w:r w:rsidRPr="00EA16F2">
        <w:rPr>
          <w:rFonts w:ascii="Times New Roman" w:hAnsi="Times New Roman" w:cs="Times New Roman"/>
        </w:rPr>
        <w:t xml:space="preserve"> </w:t>
      </w:r>
      <w:r w:rsidR="00D0679A" w:rsidRPr="00EA16F2">
        <w:rPr>
          <w:rFonts w:ascii="Times New Roman" w:hAnsi="Times New Roman" w:cs="Times New Roman"/>
        </w:rPr>
        <w:t>CMND</w:t>
      </w:r>
      <w:r w:rsidR="001F0D03" w:rsidRPr="00EA16F2">
        <w:rPr>
          <w:rFonts w:ascii="Times New Roman" w:hAnsi="Times New Roman" w:cs="Times New Roman"/>
        </w:rPr>
        <w:t>/</w:t>
      </w:r>
      <w:r w:rsidRPr="00EA16F2">
        <w:rPr>
          <w:rFonts w:ascii="Times New Roman" w:hAnsi="Times New Roman" w:cs="Times New Roman"/>
        </w:rPr>
        <w:t>H</w:t>
      </w:r>
      <w:r w:rsidRPr="00EA16F2">
        <w:rPr>
          <w:rFonts w:ascii="Times New Roman" w:hAnsi="Times New Roman" w:cs="Times New Roman"/>
          <w:lang w:val="en-US"/>
        </w:rPr>
        <w:t>ộ</w:t>
      </w:r>
      <w:r w:rsidRPr="00EA16F2">
        <w:rPr>
          <w:rFonts w:ascii="Times New Roman" w:hAnsi="Times New Roman" w:cs="Times New Roman"/>
        </w:rPr>
        <w:t xml:space="preserve"> </w:t>
      </w:r>
      <w:r w:rsidR="00D0679A" w:rsidRPr="00EA16F2">
        <w:rPr>
          <w:rFonts w:ascii="Times New Roman" w:hAnsi="Times New Roman" w:cs="Times New Roman"/>
        </w:rPr>
        <w:t>chiếu:</w:t>
      </w:r>
      <w:r w:rsidR="00CF0786" w:rsidRPr="00EA16F2">
        <w:rPr>
          <w:rFonts w:ascii="Times New Roman" w:hAnsi="Times New Roman" w:cs="Times New Roman"/>
          <w:lang w:val="en-US"/>
        </w:rPr>
        <w:t xml:space="preserve"> </w:t>
      </w:r>
      <w:r w:rsidR="00D0679A" w:rsidRPr="00EA16F2">
        <w:rPr>
          <w:rFonts w:ascii="Times New Roman" w:hAnsi="Times New Roman" w:cs="Times New Roman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1810"/>
        <w:gridCol w:w="1448"/>
        <w:gridCol w:w="1448"/>
        <w:gridCol w:w="1086"/>
        <w:gridCol w:w="1086"/>
        <w:gridCol w:w="815"/>
      </w:tblGrid>
      <w:tr w:rsidR="0075596B" w:rsidRPr="00EA16F2" w14:paraId="095413EA" w14:textId="77777777">
        <w:tc>
          <w:tcPr>
            <w:tcW w:w="832" w:type="dxa"/>
            <w:vAlign w:val="center"/>
          </w:tcPr>
          <w:p w14:paraId="5808FD61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Số </w:t>
            </w:r>
            <w:r w:rsidRPr="00EA16F2">
              <w:rPr>
                <w:rFonts w:ascii="Times New Roman" w:hAnsi="Times New Roman" w:cs="Times New Roman"/>
                <w:b/>
              </w:rPr>
              <w:t>thứ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tự</w:t>
            </w:r>
          </w:p>
        </w:tc>
        <w:tc>
          <w:tcPr>
            <w:tcW w:w="1810" w:type="dxa"/>
            <w:vAlign w:val="center"/>
          </w:tcPr>
          <w:p w14:paraId="6BED458E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Tên phông</w:t>
            </w:r>
          </w:p>
        </w:tc>
        <w:tc>
          <w:tcPr>
            <w:tcW w:w="1448" w:type="dxa"/>
            <w:vAlign w:val="center"/>
          </w:tcPr>
          <w:p w14:paraId="08925831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Ký hiệu hồ sơ</w:t>
            </w:r>
            <w:r w:rsidR="001F0D03" w:rsidRPr="00EA16F2">
              <w:rPr>
                <w:rFonts w:ascii="Times New Roman" w:hAnsi="Times New Roman" w:cs="Times New Roman"/>
                <w:b/>
              </w:rPr>
              <w:t>/</w:t>
            </w:r>
            <w:r w:rsidRPr="00EA16F2">
              <w:rPr>
                <w:rFonts w:ascii="Times New Roman" w:hAnsi="Times New Roman" w:cs="Times New Roman"/>
                <w:b/>
              </w:rPr>
              <w:t xml:space="preserve"> tài liệu</w:t>
            </w:r>
          </w:p>
        </w:tc>
        <w:tc>
          <w:tcPr>
            <w:tcW w:w="1448" w:type="dxa"/>
            <w:vAlign w:val="center"/>
          </w:tcPr>
          <w:p w14:paraId="714E1029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Tên văn bản</w:t>
            </w:r>
            <w:r w:rsidR="001F0D03" w:rsidRPr="00EA16F2">
              <w:rPr>
                <w:rFonts w:ascii="Times New Roman" w:hAnsi="Times New Roman" w:cs="Times New Roman"/>
                <w:b/>
              </w:rPr>
              <w:t>/</w:t>
            </w:r>
            <w:r w:rsidRPr="00EA16F2">
              <w:rPr>
                <w:rFonts w:ascii="Times New Roman" w:hAnsi="Times New Roman" w:cs="Times New Roman"/>
                <w:b/>
              </w:rPr>
              <w:t>tài liệu</w:t>
            </w:r>
          </w:p>
        </w:tc>
        <w:tc>
          <w:tcPr>
            <w:tcW w:w="1086" w:type="dxa"/>
            <w:vAlign w:val="center"/>
          </w:tcPr>
          <w:p w14:paraId="5ACEF638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Từ tờ đến tờ</w:t>
            </w:r>
          </w:p>
        </w:tc>
        <w:tc>
          <w:tcPr>
            <w:tcW w:w="1086" w:type="dxa"/>
            <w:vAlign w:val="center"/>
          </w:tcPr>
          <w:p w14:paraId="50C8AFF7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Tổng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 số </w:t>
            </w:r>
            <w:r w:rsidRPr="00EA16F2">
              <w:rPr>
                <w:rFonts w:ascii="Times New Roman" w:hAnsi="Times New Roman" w:cs="Times New Roman"/>
                <w:b/>
              </w:rPr>
              <w:t>trang</w:t>
            </w:r>
          </w:p>
        </w:tc>
        <w:tc>
          <w:tcPr>
            <w:tcW w:w="815" w:type="dxa"/>
            <w:vAlign w:val="center"/>
          </w:tcPr>
          <w:p w14:paraId="3E13669B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>Ghi chú</w:t>
            </w:r>
          </w:p>
        </w:tc>
      </w:tr>
      <w:tr w:rsidR="0075596B" w:rsidRPr="00EA16F2" w14:paraId="756E03A4" w14:textId="77777777">
        <w:tc>
          <w:tcPr>
            <w:tcW w:w="832" w:type="dxa"/>
          </w:tcPr>
          <w:p w14:paraId="798CB60C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2630D37C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3A2E0FE4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1424817C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57883BDA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206CF0D1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0E5F3481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5596B" w:rsidRPr="00EA16F2" w14:paraId="4EC79A4A" w14:textId="77777777">
        <w:tc>
          <w:tcPr>
            <w:tcW w:w="832" w:type="dxa"/>
          </w:tcPr>
          <w:p w14:paraId="188E8F0F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3012FC41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6364203B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13355060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7F593DA6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1D9F1426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7AD4BF9B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5596B" w:rsidRPr="00EA16F2" w14:paraId="6E6BC280" w14:textId="77777777">
        <w:tc>
          <w:tcPr>
            <w:tcW w:w="832" w:type="dxa"/>
          </w:tcPr>
          <w:p w14:paraId="5A76E1D2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1DC2266F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3C492E71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5E876EC7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0CB1BE4F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19DE9366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0AC97A76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5596B" w:rsidRPr="00EA16F2" w14:paraId="1233D7B7" w14:textId="77777777">
        <w:tc>
          <w:tcPr>
            <w:tcW w:w="832" w:type="dxa"/>
          </w:tcPr>
          <w:p w14:paraId="3711AD33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3C2E4B61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570E9783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65D75D2C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121E3FFF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2D89D967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1C660E00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5596B" w:rsidRPr="00EA16F2" w14:paraId="78F7F7BC" w14:textId="77777777">
        <w:tc>
          <w:tcPr>
            <w:tcW w:w="832" w:type="dxa"/>
          </w:tcPr>
          <w:p w14:paraId="69E7466B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688566E3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60C90182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1A4BB969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6614BB2C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445D7282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4FFEB1CD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5596B" w:rsidRPr="00EA16F2" w14:paraId="7F7657D3" w14:textId="77777777">
        <w:tc>
          <w:tcPr>
            <w:tcW w:w="832" w:type="dxa"/>
          </w:tcPr>
          <w:p w14:paraId="5BE7E793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6AABCB0A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5B993A43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205D114E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2D6DA591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62758969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522563E6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5596B" w:rsidRPr="00EA16F2" w14:paraId="34688893" w14:textId="77777777">
        <w:tc>
          <w:tcPr>
            <w:tcW w:w="832" w:type="dxa"/>
          </w:tcPr>
          <w:p w14:paraId="7A1441B8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762A2AA6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4AB3176B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53963A1D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454046FF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4DF08405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1F05966D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5596B" w:rsidRPr="00EA16F2" w14:paraId="746EFE35" w14:textId="77777777">
        <w:tc>
          <w:tcPr>
            <w:tcW w:w="832" w:type="dxa"/>
          </w:tcPr>
          <w:p w14:paraId="294C32FD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6B4CE79A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005DFB08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30740D97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6F3A2FB9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2645BA94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5C1388AB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5596B" w:rsidRPr="00EA16F2" w14:paraId="6AD79A12" w14:textId="77777777">
        <w:tc>
          <w:tcPr>
            <w:tcW w:w="832" w:type="dxa"/>
          </w:tcPr>
          <w:p w14:paraId="611B1B48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67F285E0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5E06D1B8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46A85689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430CA5AE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573CCADE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523F8B80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5596B" w:rsidRPr="00EA16F2" w14:paraId="2325F681" w14:textId="77777777">
        <w:tc>
          <w:tcPr>
            <w:tcW w:w="832" w:type="dxa"/>
          </w:tcPr>
          <w:p w14:paraId="6C3E85F2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35A573D9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275A2B11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4932FFD8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448DE50C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1298E690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0ED1D6B1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5596B" w:rsidRPr="00EA16F2" w14:paraId="23E4642B" w14:textId="77777777">
        <w:tc>
          <w:tcPr>
            <w:tcW w:w="832" w:type="dxa"/>
          </w:tcPr>
          <w:p w14:paraId="026E812B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0" w:type="dxa"/>
          </w:tcPr>
          <w:p w14:paraId="645DFAFA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0472370C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2CB672E5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6E62831F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544D247C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2E7D9C5D" w14:textId="77777777" w:rsidR="0075596B" w:rsidRPr="00EA16F2" w:rsidRDefault="0075596B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BE38AEF" w14:textId="77777777" w:rsidR="008F3721" w:rsidRPr="00EA16F2" w:rsidRDefault="008F3721" w:rsidP="008F3721">
      <w:pPr>
        <w:tabs>
          <w:tab w:val="right" w:leader="dot" w:pos="8145"/>
        </w:tabs>
        <w:spacing w:before="120"/>
        <w:rPr>
          <w:rFonts w:ascii="Times New Roman" w:hAnsi="Times New Roman" w:cs="Times New Roman"/>
          <w:lang w:val="en-US"/>
        </w:rPr>
      </w:pPr>
    </w:p>
    <w:p w14:paraId="3355A6FA" w14:textId="77777777" w:rsidR="00A236DE" w:rsidRPr="00EA16F2" w:rsidRDefault="00A236DE" w:rsidP="00A236DE">
      <w:pPr>
        <w:spacing w:before="120"/>
        <w:jc w:val="right"/>
        <w:rPr>
          <w:rFonts w:ascii="Times New Roman" w:hAnsi="Times New Roman" w:cs="Times New Roman"/>
          <w:lang w:val="en-US"/>
        </w:rPr>
      </w:pPr>
      <w:r w:rsidRPr="00EA16F2">
        <w:rPr>
          <w:rFonts w:ascii="Times New Roman" w:hAnsi="Times New Roman" w:cs="Times New Roman"/>
          <w:i/>
          <w:lang w:val="en-US"/>
        </w:rPr>
        <w:t xml:space="preserve">………, </w:t>
      </w:r>
      <w:r w:rsidRPr="00EA16F2">
        <w:rPr>
          <w:rFonts w:ascii="Times New Roman" w:hAnsi="Times New Roman" w:cs="Times New Roman"/>
          <w:i/>
        </w:rPr>
        <w:t>ngày</w:t>
      </w:r>
      <w:r w:rsidRPr="00EA16F2">
        <w:rPr>
          <w:rFonts w:ascii="Times New Roman" w:hAnsi="Times New Roman" w:cs="Times New Roman"/>
          <w:i/>
          <w:lang w:val="en-US"/>
        </w:rPr>
        <w:t xml:space="preserve"> …… </w:t>
      </w:r>
      <w:r w:rsidRPr="00EA16F2">
        <w:rPr>
          <w:rFonts w:ascii="Times New Roman" w:hAnsi="Times New Roman" w:cs="Times New Roman"/>
          <w:i/>
        </w:rPr>
        <w:t>tháng</w:t>
      </w:r>
      <w:r w:rsidRPr="00EA16F2">
        <w:rPr>
          <w:rFonts w:ascii="Times New Roman" w:hAnsi="Times New Roman" w:cs="Times New Roman"/>
          <w:i/>
          <w:lang w:val="en-US"/>
        </w:rPr>
        <w:t xml:space="preserve"> …… </w:t>
      </w:r>
      <w:r w:rsidRPr="00EA16F2">
        <w:rPr>
          <w:rFonts w:ascii="Times New Roman" w:hAnsi="Times New Roman" w:cs="Times New Roman"/>
          <w:i/>
        </w:rPr>
        <w:t>năm</w:t>
      </w:r>
      <w:r w:rsidRPr="00EA16F2">
        <w:rPr>
          <w:rFonts w:ascii="Times New Roman" w:hAnsi="Times New Roman" w:cs="Times New Roman"/>
          <w:i/>
          <w:lang w:val="en-US"/>
        </w:rPr>
        <w:t xml:space="preserve"> 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004"/>
        <w:gridCol w:w="2896"/>
        <w:gridCol w:w="2625"/>
      </w:tblGrid>
      <w:tr w:rsidR="00A236DE" w:rsidRPr="00EA16F2" w14:paraId="62F7609F" w14:textId="77777777">
        <w:tc>
          <w:tcPr>
            <w:tcW w:w="3004" w:type="dxa"/>
          </w:tcPr>
          <w:p w14:paraId="77F3887A" w14:textId="77777777" w:rsidR="00A236DE" w:rsidRPr="00EA16F2" w:rsidRDefault="00A236DE" w:rsidP="005B6CD8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XÉT DUYỆT CỦA</w:t>
            </w:r>
            <w:r w:rsidR="00CF0786"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NGƯỜI ĐỨNG Đ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>Ầ</w:t>
            </w:r>
            <w:r w:rsidRPr="00EA16F2">
              <w:rPr>
                <w:rFonts w:ascii="Times New Roman" w:hAnsi="Times New Roman" w:cs="Times New Roman"/>
                <w:b/>
              </w:rPr>
              <w:t>U</w:t>
            </w:r>
            <w:r w:rsidR="00CF0786"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LƯU TRỮ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L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>Ị</w:t>
            </w:r>
            <w:r w:rsidRPr="00EA16F2">
              <w:rPr>
                <w:rFonts w:ascii="Times New Roman" w:hAnsi="Times New Roman" w:cs="Times New Roman"/>
                <w:b/>
              </w:rPr>
              <w:t>CH SỬ</w:t>
            </w:r>
          </w:p>
        </w:tc>
        <w:tc>
          <w:tcPr>
            <w:tcW w:w="2896" w:type="dxa"/>
          </w:tcPr>
          <w:p w14:paraId="54C7B159" w14:textId="77777777" w:rsidR="00A236DE" w:rsidRPr="00EA16F2" w:rsidRDefault="00A236DE" w:rsidP="005B6CD8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>Ý kiến của Phòng đọc</w:t>
            </w:r>
          </w:p>
        </w:tc>
        <w:tc>
          <w:tcPr>
            <w:tcW w:w="2625" w:type="dxa"/>
          </w:tcPr>
          <w:p w14:paraId="0BEB7515" w14:textId="77777777" w:rsidR="00A236DE" w:rsidRPr="00EA16F2" w:rsidRDefault="00A236DE" w:rsidP="005B6CD8">
            <w:pPr>
              <w:spacing w:before="120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 xml:space="preserve">Người 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>yêu cầu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EA16F2">
              <w:rPr>
                <w:rFonts w:ascii="Times New Roman" w:hAnsi="Times New Roman" w:cs="Times New Roman"/>
              </w:rPr>
              <w:t xml:space="preserve">(ký, </w:t>
            </w:r>
            <w:r w:rsidRPr="00EA16F2">
              <w:rPr>
                <w:rFonts w:ascii="Times New Roman" w:hAnsi="Times New Roman" w:cs="Times New Roman"/>
                <w:lang w:val="en-US"/>
              </w:rPr>
              <w:t>ghi rõ họ</w:t>
            </w:r>
            <w:r w:rsidRPr="00EA16F2">
              <w:rPr>
                <w:rFonts w:ascii="Times New Roman" w:hAnsi="Times New Roman" w:cs="Times New Roman"/>
              </w:rPr>
              <w:t xml:space="preserve"> tên)</w:t>
            </w:r>
          </w:p>
        </w:tc>
      </w:tr>
    </w:tbl>
    <w:p w14:paraId="4742A43B" w14:textId="77777777" w:rsidR="00E263B1" w:rsidRPr="00EA16F2" w:rsidRDefault="00E263B1" w:rsidP="006D513B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</w:p>
    <w:sectPr w:rsidR="00E263B1" w:rsidRPr="00EA16F2" w:rsidSect="00DA0399">
      <w:pgSz w:w="11909" w:h="16834" w:code="9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9EF48" w14:textId="77777777" w:rsidR="00DE4493" w:rsidRDefault="00DE4493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endnote>
  <w:endnote w:type="continuationSeparator" w:id="0">
    <w:p w14:paraId="2CB75A4D" w14:textId="77777777" w:rsidR="00DE4493" w:rsidRDefault="00DE4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98703" w14:textId="77777777" w:rsidR="00DE4493" w:rsidRDefault="00DE4493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footnote>
  <w:footnote w:type="continuationSeparator" w:id="0">
    <w:p w14:paraId="0E12589E" w14:textId="77777777" w:rsidR="00DE4493" w:rsidRDefault="00DE4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num w:numId="1" w16cid:durableId="1126319178">
    <w:abstractNumId w:val="0"/>
  </w:num>
  <w:num w:numId="2" w16cid:durableId="126096008">
    <w:abstractNumId w:val="1"/>
  </w:num>
  <w:num w:numId="3" w16cid:durableId="808284869">
    <w:abstractNumId w:val="2"/>
  </w:num>
  <w:num w:numId="4" w16cid:durableId="1060713249">
    <w:abstractNumId w:val="3"/>
  </w:num>
  <w:num w:numId="5" w16cid:durableId="804588252">
    <w:abstractNumId w:val="4"/>
  </w:num>
  <w:num w:numId="6" w16cid:durableId="1112940973">
    <w:abstractNumId w:val="5"/>
  </w:num>
  <w:num w:numId="7" w16cid:durableId="723139157">
    <w:abstractNumId w:val="6"/>
  </w:num>
  <w:num w:numId="8" w16cid:durableId="142160994">
    <w:abstractNumId w:val="7"/>
  </w:num>
  <w:num w:numId="9" w16cid:durableId="1258058559">
    <w:abstractNumId w:val="8"/>
  </w:num>
  <w:num w:numId="10" w16cid:durableId="412046138">
    <w:abstractNumId w:val="9"/>
  </w:num>
  <w:num w:numId="11" w16cid:durableId="590433924">
    <w:abstractNumId w:val="10"/>
  </w:num>
  <w:num w:numId="12" w16cid:durableId="1915122743">
    <w:abstractNumId w:val="11"/>
  </w:num>
  <w:num w:numId="13" w16cid:durableId="1006639787">
    <w:abstractNumId w:val="12"/>
  </w:num>
  <w:num w:numId="14" w16cid:durableId="916331418">
    <w:abstractNumId w:val="13"/>
  </w:num>
  <w:num w:numId="15" w16cid:durableId="538976735">
    <w:abstractNumId w:val="14"/>
  </w:num>
  <w:num w:numId="16" w16cid:durableId="851381805">
    <w:abstractNumId w:val="15"/>
  </w:num>
  <w:num w:numId="17" w16cid:durableId="1955869833">
    <w:abstractNumId w:val="16"/>
  </w:num>
  <w:num w:numId="18" w16cid:durableId="816726764">
    <w:abstractNumId w:val="17"/>
  </w:num>
  <w:num w:numId="19" w16cid:durableId="548998989">
    <w:abstractNumId w:val="18"/>
  </w:num>
  <w:num w:numId="20" w16cid:durableId="686953342">
    <w:abstractNumId w:val="19"/>
  </w:num>
  <w:num w:numId="21" w16cid:durableId="233778538">
    <w:abstractNumId w:val="20"/>
  </w:num>
  <w:num w:numId="22" w16cid:durableId="108623554">
    <w:abstractNumId w:val="21"/>
  </w:num>
  <w:num w:numId="23" w16cid:durableId="853418893">
    <w:abstractNumId w:val="22"/>
  </w:num>
  <w:num w:numId="24" w16cid:durableId="237717922">
    <w:abstractNumId w:val="23"/>
  </w:num>
  <w:num w:numId="25" w16cid:durableId="387993526">
    <w:abstractNumId w:val="24"/>
  </w:num>
  <w:num w:numId="26" w16cid:durableId="1106847546">
    <w:abstractNumId w:val="25"/>
  </w:num>
  <w:num w:numId="27" w16cid:durableId="227307657">
    <w:abstractNumId w:val="26"/>
  </w:num>
  <w:num w:numId="28" w16cid:durableId="69543188">
    <w:abstractNumId w:val="27"/>
  </w:num>
  <w:num w:numId="29" w16cid:durableId="748887508">
    <w:abstractNumId w:val="28"/>
  </w:num>
  <w:num w:numId="30" w16cid:durableId="1986398477">
    <w:abstractNumId w:val="29"/>
  </w:num>
  <w:num w:numId="31" w16cid:durableId="2015381445">
    <w:abstractNumId w:val="30"/>
  </w:num>
  <w:num w:numId="32" w16cid:durableId="531310413">
    <w:abstractNumId w:val="31"/>
  </w:num>
  <w:num w:numId="33" w16cid:durableId="1583756230">
    <w:abstractNumId w:val="32"/>
  </w:num>
  <w:num w:numId="34" w16cid:durableId="13767594">
    <w:abstractNumId w:val="33"/>
  </w:num>
  <w:num w:numId="35" w16cid:durableId="424691239">
    <w:abstractNumId w:val="34"/>
  </w:num>
  <w:num w:numId="36" w16cid:durableId="23287442">
    <w:abstractNumId w:val="35"/>
  </w:num>
  <w:num w:numId="37" w16cid:durableId="1759130329">
    <w:abstractNumId w:val="36"/>
  </w:num>
  <w:num w:numId="38" w16cid:durableId="1639141401">
    <w:abstractNumId w:val="37"/>
  </w:num>
  <w:num w:numId="39" w16cid:durableId="391738741">
    <w:abstractNumId w:val="38"/>
  </w:num>
  <w:num w:numId="40" w16cid:durableId="1735619135">
    <w:abstractNumId w:val="39"/>
  </w:num>
  <w:num w:numId="41" w16cid:durableId="1047603355">
    <w:abstractNumId w:val="40"/>
  </w:num>
  <w:num w:numId="42" w16cid:durableId="2178463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679A"/>
    <w:rsid w:val="00000B93"/>
    <w:rsid w:val="00010695"/>
    <w:rsid w:val="00012032"/>
    <w:rsid w:val="00050FBA"/>
    <w:rsid w:val="0005414E"/>
    <w:rsid w:val="000573F7"/>
    <w:rsid w:val="00076C84"/>
    <w:rsid w:val="000D0582"/>
    <w:rsid w:val="000D1D27"/>
    <w:rsid w:val="000E79D6"/>
    <w:rsid w:val="000F2B81"/>
    <w:rsid w:val="00113568"/>
    <w:rsid w:val="00117977"/>
    <w:rsid w:val="00130F66"/>
    <w:rsid w:val="00151FCD"/>
    <w:rsid w:val="00157CF1"/>
    <w:rsid w:val="001B1C7B"/>
    <w:rsid w:val="001C7473"/>
    <w:rsid w:val="001D5851"/>
    <w:rsid w:val="001F0D03"/>
    <w:rsid w:val="001F40FC"/>
    <w:rsid w:val="00271C3D"/>
    <w:rsid w:val="002729C4"/>
    <w:rsid w:val="002A41F7"/>
    <w:rsid w:val="00327A13"/>
    <w:rsid w:val="00327E52"/>
    <w:rsid w:val="00383467"/>
    <w:rsid w:val="003C7738"/>
    <w:rsid w:val="003D57A2"/>
    <w:rsid w:val="003E3363"/>
    <w:rsid w:val="003E428D"/>
    <w:rsid w:val="004B4147"/>
    <w:rsid w:val="004B5149"/>
    <w:rsid w:val="004C10D6"/>
    <w:rsid w:val="00523E1D"/>
    <w:rsid w:val="00533610"/>
    <w:rsid w:val="005458AA"/>
    <w:rsid w:val="00574C47"/>
    <w:rsid w:val="005B6CD8"/>
    <w:rsid w:val="005D465F"/>
    <w:rsid w:val="00612956"/>
    <w:rsid w:val="00615CED"/>
    <w:rsid w:val="0062145D"/>
    <w:rsid w:val="00687D50"/>
    <w:rsid w:val="00693BA1"/>
    <w:rsid w:val="006A358B"/>
    <w:rsid w:val="006C1C63"/>
    <w:rsid w:val="006C3B8C"/>
    <w:rsid w:val="006D513B"/>
    <w:rsid w:val="00722549"/>
    <w:rsid w:val="0075596B"/>
    <w:rsid w:val="007565F6"/>
    <w:rsid w:val="0076235B"/>
    <w:rsid w:val="00767D58"/>
    <w:rsid w:val="00796ECE"/>
    <w:rsid w:val="007C4769"/>
    <w:rsid w:val="007D2973"/>
    <w:rsid w:val="007E6784"/>
    <w:rsid w:val="00845E3A"/>
    <w:rsid w:val="00885ED5"/>
    <w:rsid w:val="00893F13"/>
    <w:rsid w:val="008C11D1"/>
    <w:rsid w:val="008C5129"/>
    <w:rsid w:val="008F3721"/>
    <w:rsid w:val="00944857"/>
    <w:rsid w:val="00982157"/>
    <w:rsid w:val="009A2FB1"/>
    <w:rsid w:val="00A01C8D"/>
    <w:rsid w:val="00A236DE"/>
    <w:rsid w:val="00A409EA"/>
    <w:rsid w:val="00A61B20"/>
    <w:rsid w:val="00A62DBD"/>
    <w:rsid w:val="00AB5662"/>
    <w:rsid w:val="00B36B62"/>
    <w:rsid w:val="00B65ECF"/>
    <w:rsid w:val="00B92E3A"/>
    <w:rsid w:val="00BD13A5"/>
    <w:rsid w:val="00BF3C69"/>
    <w:rsid w:val="00C1428C"/>
    <w:rsid w:val="00C6623A"/>
    <w:rsid w:val="00C66C2E"/>
    <w:rsid w:val="00C66E99"/>
    <w:rsid w:val="00CC1215"/>
    <w:rsid w:val="00CE1B8E"/>
    <w:rsid w:val="00CF0786"/>
    <w:rsid w:val="00D0679A"/>
    <w:rsid w:val="00D06C2F"/>
    <w:rsid w:val="00D2255F"/>
    <w:rsid w:val="00D54DBC"/>
    <w:rsid w:val="00D60F46"/>
    <w:rsid w:val="00D8470C"/>
    <w:rsid w:val="00DA0399"/>
    <w:rsid w:val="00DC121B"/>
    <w:rsid w:val="00DE4493"/>
    <w:rsid w:val="00E23A67"/>
    <w:rsid w:val="00E263B1"/>
    <w:rsid w:val="00E508C1"/>
    <w:rsid w:val="00E7450B"/>
    <w:rsid w:val="00EA16F2"/>
    <w:rsid w:val="00EB542A"/>
    <w:rsid w:val="00ED7685"/>
    <w:rsid w:val="00F11A8C"/>
    <w:rsid w:val="00F33463"/>
    <w:rsid w:val="00F410B2"/>
    <w:rsid w:val="00F60723"/>
    <w:rsid w:val="00F749A0"/>
    <w:rsid w:val="00FC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1F930A51"/>
  <w15:chartTrackingRefBased/>
  <w15:docId w15:val="{13AB7B4C-6DFE-40A1-A1D5-1EF745A0C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3">
    <w:name w:val="Body text (3)_"/>
    <w:link w:val="Bodytext30"/>
    <w:rPr>
      <w:rFonts w:ascii="Times New Roman" w:hAnsi="Times New Roman" w:cs="Times New Roman"/>
      <w:spacing w:val="-9"/>
      <w:sz w:val="32"/>
      <w:szCs w:val="32"/>
      <w:u w:val="non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Italic">
    <w:name w:val="Body text + Italic"/>
    <w:aliases w:val="Spacing 0 pt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4NotItalic">
    <w:name w:val="Body text (4) + Not Italic"/>
    <w:aliases w:val="Spacing 0 pt43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Picturecaption2">
    <w:name w:val="Picture caption (2)_"/>
    <w:link w:val="Picturecaption20"/>
    <w:rPr>
      <w:rFonts w:ascii="Segoe UI" w:hAnsi="Segoe UI" w:cs="Segoe UI"/>
      <w:spacing w:val="11"/>
      <w:sz w:val="18"/>
      <w:szCs w:val="18"/>
      <w:u w:val="none"/>
    </w:rPr>
  </w:style>
  <w:style w:type="character" w:customStyle="1" w:styleId="Picturecaption2SmallCaps">
    <w:name w:val="Picture caption (2) + Small Caps"/>
    <w:rPr>
      <w:rFonts w:ascii="Segoe UI" w:hAnsi="Segoe UI" w:cs="Segoe UI"/>
      <w:smallCaps/>
      <w:spacing w:val="11"/>
      <w:sz w:val="18"/>
      <w:szCs w:val="18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spacing w:val="-3"/>
      <w:u w:val="none"/>
    </w:rPr>
  </w:style>
  <w:style w:type="character" w:customStyle="1" w:styleId="Bodytext5135pt">
    <w:name w:val="Body text (5) + 13.5 pt"/>
    <w:aliases w:val="Bold,Spacing 0 pt42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noProof/>
      <w:sz w:val="27"/>
      <w:szCs w:val="27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1"/>
      <w:sz w:val="8"/>
      <w:szCs w:val="8"/>
      <w:u w:val="none"/>
    </w:rPr>
  </w:style>
  <w:style w:type="character" w:customStyle="1" w:styleId="HeaderorfooterItalic">
    <w:name w:val="Header or footer + Italic"/>
    <w:aliases w:val="Spacing 0 pt41"/>
    <w:rPr>
      <w:rFonts w:ascii="Times New Roman" w:hAnsi="Times New Roman" w:cs="Times New Roman"/>
      <w:i/>
      <w:iCs/>
      <w:spacing w:val="-6"/>
      <w:sz w:val="8"/>
      <w:szCs w:val="8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spacing w:val="-12"/>
      <w:sz w:val="19"/>
      <w:szCs w:val="19"/>
      <w:u w:val="none"/>
    </w:rPr>
  </w:style>
  <w:style w:type="character" w:customStyle="1" w:styleId="Bodytext6Italic">
    <w:name w:val="Body text (6) + Italic"/>
    <w:aliases w:val="Spacing 0 pt40"/>
    <w:rPr>
      <w:rFonts w:ascii="Times New Roman" w:hAnsi="Times New Roman" w:cs="Times New Roman"/>
      <w:i/>
      <w:iCs/>
      <w:spacing w:val="0"/>
      <w:sz w:val="19"/>
      <w:szCs w:val="19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noProof/>
      <w:spacing w:val="-5"/>
      <w:sz w:val="27"/>
      <w:szCs w:val="27"/>
      <w:u w:val="single"/>
    </w:rPr>
  </w:style>
  <w:style w:type="character" w:customStyle="1" w:styleId="Heading22">
    <w:name w:val="Heading #2 (2)_"/>
    <w:link w:val="Heading22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Bodytext85pt">
    <w:name w:val="Body text (8) + 5 pt"/>
    <w:aliases w:val="Italic,Spacing 0 pt39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9">
    <w:name w:val="Body text (9)_"/>
    <w:link w:val="Bodytext91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10Bold">
    <w:name w:val="Body text (10) + Bold"/>
    <w:aliases w:val="Not Italic,Spacing 0 pt38"/>
    <w:rPr>
      <w:rFonts w:ascii="Times New Roman" w:hAnsi="Times New Roman" w:cs="Times New Roman"/>
      <w:b/>
      <w:bCs/>
      <w:i/>
      <w:iCs/>
      <w:spacing w:val="1"/>
      <w:sz w:val="22"/>
      <w:szCs w:val="22"/>
      <w:u w:val="none"/>
    </w:rPr>
  </w:style>
  <w:style w:type="character" w:customStyle="1" w:styleId="Bodytext10Bold1">
    <w:name w:val="Body text (10) + Bold1"/>
    <w:aliases w:val="Spacing 0 pt37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i/>
      <w:iCs/>
      <w:noProof/>
      <w:spacing w:val="0"/>
      <w:sz w:val="22"/>
      <w:szCs w:val="22"/>
      <w:u w:val="none"/>
    </w:rPr>
  </w:style>
  <w:style w:type="character" w:customStyle="1" w:styleId="Bodytext11">
    <w:name w:val="Body text (11)_"/>
    <w:link w:val="Bodytext110"/>
    <w:rPr>
      <w:rFonts w:ascii="Constantia" w:hAnsi="Constantia" w:cs="Constantia"/>
      <w:spacing w:val="9"/>
      <w:sz w:val="16"/>
      <w:szCs w:val="16"/>
      <w:u w:val="none"/>
    </w:rPr>
  </w:style>
  <w:style w:type="character" w:customStyle="1" w:styleId="Bodytext12">
    <w:name w:val="Body text (12)_"/>
    <w:link w:val="Bodytext120"/>
    <w:rPr>
      <w:rFonts w:ascii="Constantia" w:hAnsi="Constantia" w:cs="Constantia"/>
      <w:sz w:val="22"/>
      <w:szCs w:val="22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Bodytext4Constantia">
    <w:name w:val="Body text (4) + Constantia"/>
    <w:aliases w:val="22.5 pt,Bold4,Spacing -2 pt"/>
    <w:rPr>
      <w:rFonts w:ascii="Constantia" w:hAnsi="Constantia" w:cs="Constantia"/>
      <w:b/>
      <w:bCs/>
      <w:i/>
      <w:iCs/>
      <w:spacing w:val="-56"/>
      <w:sz w:val="45"/>
      <w:szCs w:val="45"/>
      <w:u w:val="none"/>
    </w:rPr>
  </w:style>
  <w:style w:type="character" w:customStyle="1" w:styleId="Bodytext2NotBold">
    <w:name w:val="Body text (2) + Not Bold"/>
    <w:aliases w:val="Spacing 0 pt36"/>
    <w:rPr>
      <w:rFonts w:ascii="Times New Roman" w:hAnsi="Times New Roman" w:cs="Times New Roman"/>
      <w:b/>
      <w:bCs/>
      <w:spacing w:val="-6"/>
      <w:sz w:val="27"/>
      <w:szCs w:val="27"/>
      <w:u w:val="none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9135pt">
    <w:name w:val="Body text (9) + 13.5 pt"/>
    <w:aliases w:val="Spacing 0 pt35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9135pt1">
    <w:name w:val="Body text (9) + 13.5 pt1"/>
    <w:aliases w:val="Italic5,Spacing 0 pt34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Constantia">
    <w:name w:val="Body text + Constantia"/>
    <w:aliases w:val="11 pt,Spacing 0 pt33"/>
    <w:rPr>
      <w:rFonts w:ascii="Constantia" w:hAnsi="Constantia" w:cs="Constantia"/>
      <w:spacing w:val="-6"/>
      <w:sz w:val="22"/>
      <w:szCs w:val="22"/>
      <w:u w:val="none"/>
    </w:rPr>
  </w:style>
  <w:style w:type="character" w:customStyle="1" w:styleId="Bodytext12pt">
    <w:name w:val="Body text + 12 pt"/>
    <w:aliases w:val="Spacing 0 pt32"/>
    <w:rPr>
      <w:rFonts w:ascii="Times New Roman" w:hAnsi="Times New Roman" w:cs="Times New Roman"/>
      <w:spacing w:val="-3"/>
      <w:sz w:val="24"/>
      <w:szCs w:val="24"/>
      <w:u w:val="none"/>
    </w:rPr>
  </w:style>
  <w:style w:type="character" w:customStyle="1" w:styleId="Bodytext16pt">
    <w:name w:val="Body text + 16 pt"/>
    <w:aliases w:val="Spacing 0 pt31"/>
    <w:rPr>
      <w:rFonts w:ascii="Times New Roman" w:hAnsi="Times New Roman" w:cs="Times New Roman"/>
      <w:spacing w:val="-9"/>
      <w:sz w:val="32"/>
      <w:szCs w:val="32"/>
      <w:u w:val="none"/>
    </w:rPr>
  </w:style>
  <w:style w:type="character" w:customStyle="1" w:styleId="Footnote">
    <w:name w:val="Footnote_"/>
    <w:link w:val="Footnote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FootnoteConstantia">
    <w:name w:val="Footnote + Constantia"/>
    <w:aliases w:val="11 pt2,Spacing 0 pt30"/>
    <w:rPr>
      <w:rFonts w:ascii="Constantia" w:hAnsi="Constantia" w:cs="Constantia"/>
      <w:spacing w:val="-6"/>
      <w:sz w:val="22"/>
      <w:szCs w:val="22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noProof/>
      <w:sz w:val="10"/>
      <w:szCs w:val="10"/>
      <w:u w:val="none"/>
    </w:rPr>
  </w:style>
  <w:style w:type="character" w:customStyle="1" w:styleId="Bodytext14135pt">
    <w:name w:val="Body text (14) + 13.5 pt"/>
    <w:aliases w:val="Italic4,Spacing 0 pt29"/>
    <w:rPr>
      <w:rFonts w:ascii="Times New Roman" w:hAnsi="Times New Roman" w:cs="Times New Roman"/>
      <w:i/>
      <w:iCs/>
      <w:noProof/>
      <w:spacing w:val="-8"/>
      <w:sz w:val="27"/>
      <w:szCs w:val="27"/>
      <w:u w:val="none"/>
    </w:rPr>
  </w:style>
  <w:style w:type="character" w:customStyle="1" w:styleId="Headerorfooter3">
    <w:name w:val="Header or footer (3)_"/>
    <w:link w:val="Headerorfooter30"/>
    <w:rPr>
      <w:rFonts w:ascii="Segoe UI" w:hAnsi="Segoe UI" w:cs="Segoe UI"/>
      <w:i/>
      <w:iCs/>
      <w:spacing w:val="9"/>
      <w:sz w:val="8"/>
      <w:szCs w:val="8"/>
      <w:u w:val="none"/>
    </w:rPr>
  </w:style>
  <w:style w:type="character" w:customStyle="1" w:styleId="Headerorfooter3TimesNewRoman">
    <w:name w:val="Header or footer (3) + Times New Roman"/>
    <w:aliases w:val="4.5 pt,Not Italic8,Spacing 0 pt28"/>
    <w:rPr>
      <w:rFonts w:ascii="Times New Roman" w:hAnsi="Times New Roman" w:cs="Times New Roman"/>
      <w:i/>
      <w:iCs/>
      <w:spacing w:val="0"/>
      <w:sz w:val="9"/>
      <w:szCs w:val="9"/>
      <w:u w:val="non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spacing w:val="22"/>
      <w:w w:val="120"/>
      <w:sz w:val="8"/>
      <w:szCs w:val="8"/>
      <w:u w:val="none"/>
    </w:rPr>
  </w:style>
  <w:style w:type="character" w:customStyle="1" w:styleId="Bodytext4155pt">
    <w:name w:val="Body text (4) + 15.5 pt"/>
    <w:aliases w:val="Bold3,Spacing -2 pt1"/>
    <w:rPr>
      <w:rFonts w:ascii="Times New Roman" w:hAnsi="Times New Roman" w:cs="Times New Roman"/>
      <w:b/>
      <w:bCs/>
      <w:i/>
      <w:iCs/>
      <w:spacing w:val="-41"/>
      <w:sz w:val="31"/>
      <w:szCs w:val="31"/>
      <w:u w:val="none"/>
    </w:rPr>
  </w:style>
  <w:style w:type="character" w:customStyle="1" w:styleId="Bodytext10pt">
    <w:name w:val="Body text + 10 pt"/>
    <w:aliases w:val="Spacing 0 pt27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Bodytext10pt4">
    <w:name w:val="Body text + 10 pt4"/>
    <w:aliases w:val="Spacing 1 pt"/>
    <w:rPr>
      <w:rFonts w:ascii="Times New Roman" w:hAnsi="Times New Roman" w:cs="Times New Roman"/>
      <w:spacing w:val="26"/>
      <w:sz w:val="20"/>
      <w:szCs w:val="20"/>
      <w:u w:val="none"/>
    </w:rPr>
  </w:style>
  <w:style w:type="character" w:customStyle="1" w:styleId="Bodytext95pt">
    <w:name w:val="Body text + 9.5 pt"/>
    <w:aliases w:val="Spacing 0 pt26"/>
    <w:rPr>
      <w:rFonts w:ascii="Times New Roman" w:hAnsi="Times New Roman" w:cs="Times New Roman"/>
      <w:spacing w:val="-6"/>
      <w:sz w:val="19"/>
      <w:szCs w:val="19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i/>
      <w:iCs/>
      <w:spacing w:val="-14"/>
      <w:sz w:val="30"/>
      <w:szCs w:val="30"/>
      <w:u w:val="none"/>
    </w:rPr>
  </w:style>
  <w:style w:type="character" w:customStyle="1" w:styleId="Bodytext0">
    <w:name w:val="Body text"/>
    <w:rPr>
      <w:rFonts w:ascii="Times New Roman" w:hAnsi="Times New Roman" w:cs="Times New Roman"/>
      <w:strike/>
      <w:spacing w:val="-6"/>
      <w:sz w:val="27"/>
      <w:szCs w:val="27"/>
      <w:u w:val="none"/>
    </w:rPr>
  </w:style>
  <w:style w:type="character" w:customStyle="1" w:styleId="BodytextItalic1">
    <w:name w:val="Body text + Italic1"/>
    <w:aliases w:val="Spacing 0 pt25"/>
    <w:rPr>
      <w:rFonts w:ascii="Times New Roman" w:hAnsi="Times New Roman" w:cs="Times New Roman"/>
      <w:i/>
      <w:iCs/>
      <w:strike/>
      <w:spacing w:val="-8"/>
      <w:sz w:val="27"/>
      <w:szCs w:val="27"/>
      <w:u w:val="none"/>
    </w:rPr>
  </w:style>
  <w:style w:type="character" w:customStyle="1" w:styleId="Bodytext90">
    <w:name w:val="Body text (9)"/>
    <w:rPr>
      <w:rFonts w:ascii="Times New Roman" w:hAnsi="Times New Roman" w:cs="Times New Roman"/>
      <w:spacing w:val="-4"/>
      <w:sz w:val="25"/>
      <w:szCs w:val="25"/>
      <w:u w:val="single"/>
    </w:rPr>
  </w:style>
  <w:style w:type="character" w:customStyle="1" w:styleId="Bodytext911pt">
    <w:name w:val="Body text (9) + 11 pt"/>
    <w:aliases w:val="Spacing 0 pt24"/>
    <w:rPr>
      <w:rFonts w:ascii="Times New Roman" w:hAnsi="Times New Roman" w:cs="Times New Roman"/>
      <w:spacing w:val="-8"/>
      <w:sz w:val="22"/>
      <w:szCs w:val="22"/>
      <w:u w:val="single"/>
    </w:rPr>
  </w:style>
  <w:style w:type="character" w:customStyle="1" w:styleId="Heading4">
    <w:name w:val="Heading #4_"/>
    <w:link w:val="Heading4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11pt">
    <w:name w:val="Body text + 11 pt"/>
    <w:aliases w:val="Spacing 0 pt23"/>
    <w:rPr>
      <w:rFonts w:ascii="Times New Roman" w:hAnsi="Times New Roman" w:cs="Times New Roman"/>
      <w:spacing w:val="-8"/>
      <w:sz w:val="22"/>
      <w:szCs w:val="22"/>
      <w:u w:val="none"/>
    </w:rPr>
  </w:style>
  <w:style w:type="character" w:customStyle="1" w:styleId="Bodytext16265pt">
    <w:name w:val="Body text (16) + 26.5 pt"/>
    <w:aliases w:val="Not Italic7,Spacing 0 pt22"/>
    <w:rPr>
      <w:rFonts w:ascii="Times New Roman" w:hAnsi="Times New Roman" w:cs="Times New Roman"/>
      <w:i/>
      <w:iCs/>
      <w:spacing w:val="0"/>
      <w:sz w:val="53"/>
      <w:szCs w:val="53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spacing w:val="-8"/>
      <w:sz w:val="22"/>
      <w:szCs w:val="22"/>
      <w:u w:val="none"/>
    </w:rPr>
  </w:style>
  <w:style w:type="character" w:customStyle="1" w:styleId="BodytextBold">
    <w:name w:val="Body text + Bold"/>
    <w:aliases w:val="Spacing 0 pt21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31">
    <w:name w:val="Body text3"/>
    <w:basedOn w:val="Bodytext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22">
    <w:name w:val="Body text2"/>
    <w:rPr>
      <w:rFonts w:ascii="Times New Roman" w:hAnsi="Times New Roman" w:cs="Times New Roman"/>
      <w:spacing w:val="-6"/>
      <w:sz w:val="27"/>
      <w:szCs w:val="27"/>
      <w:u w:val="single"/>
    </w:rPr>
  </w:style>
  <w:style w:type="character" w:customStyle="1" w:styleId="Heading32">
    <w:name w:val="Heading #3 (2)_"/>
    <w:link w:val="Heading320"/>
    <w:rPr>
      <w:rFonts w:ascii="Times New Roman" w:hAnsi="Times New Roman" w:cs="Times New Roman"/>
      <w:b/>
      <w:bCs/>
      <w:spacing w:val="-14"/>
      <w:sz w:val="27"/>
      <w:szCs w:val="27"/>
      <w:u w:val="none"/>
    </w:rPr>
  </w:style>
  <w:style w:type="character" w:customStyle="1" w:styleId="Heading42">
    <w:name w:val="Heading #4 (2)_"/>
    <w:link w:val="Heading420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-7"/>
      <w:sz w:val="27"/>
      <w:szCs w:val="27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Tablecaption3">
    <w:name w:val="Table caption (3)_"/>
    <w:link w:val="Tablecaption30"/>
    <w:rPr>
      <w:rFonts w:ascii="Times New Roman" w:hAnsi="Times New Roman" w:cs="Times New Roman"/>
      <w:spacing w:val="-15"/>
      <w:sz w:val="23"/>
      <w:szCs w:val="23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b/>
      <w:bCs/>
      <w:spacing w:val="-3"/>
      <w:sz w:val="27"/>
      <w:szCs w:val="27"/>
      <w:u w:val="none"/>
    </w:rPr>
  </w:style>
  <w:style w:type="character" w:customStyle="1" w:styleId="Bodytext18145pt">
    <w:name w:val="Body text (18) + 14.5 pt"/>
    <w:aliases w:val="Not Bold,Italic3,Spacing 1 pt3"/>
    <w:rPr>
      <w:rFonts w:ascii="Times New Roman" w:hAnsi="Times New Roman" w:cs="Times New Roman"/>
      <w:b/>
      <w:bCs/>
      <w:i/>
      <w:iCs/>
      <w:spacing w:val="26"/>
      <w:sz w:val="29"/>
      <w:szCs w:val="29"/>
      <w:u w:val="none"/>
    </w:rPr>
  </w:style>
  <w:style w:type="character" w:customStyle="1" w:styleId="Bodytext2NotBold1">
    <w:name w:val="Body text (2) + Not Bold1"/>
    <w:aliases w:val="Italic2,Spacing 0 pt20"/>
    <w:rPr>
      <w:rFonts w:ascii="Times New Roman" w:hAnsi="Times New Roman" w:cs="Times New Roman"/>
      <w:b/>
      <w:bCs/>
      <w:i/>
      <w:iCs/>
      <w:spacing w:val="-9"/>
      <w:sz w:val="27"/>
      <w:szCs w:val="27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i/>
      <w:iCs/>
      <w:spacing w:val="-3"/>
      <w:sz w:val="28"/>
      <w:szCs w:val="28"/>
      <w:u w:val="none"/>
    </w:rPr>
  </w:style>
  <w:style w:type="character" w:customStyle="1" w:styleId="Bodytext19225pt">
    <w:name w:val="Body text (19) + 22.5 pt"/>
    <w:aliases w:val="Not Italic6,Spacing 0 pt19,Scale 75%"/>
    <w:rPr>
      <w:rFonts w:ascii="Times New Roman" w:hAnsi="Times New Roman" w:cs="Times New Roman"/>
      <w:i/>
      <w:iCs/>
      <w:spacing w:val="8"/>
      <w:w w:val="75"/>
      <w:sz w:val="45"/>
      <w:szCs w:val="45"/>
      <w:u w:val="none"/>
    </w:rPr>
  </w:style>
  <w:style w:type="character" w:customStyle="1" w:styleId="Bodytext19135pt">
    <w:name w:val="Body text (19) + 13.5 pt"/>
    <w:aliases w:val="Not Italic5,Spacing 0 pt18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Bodytext19135pt2">
    <w:name w:val="Body text (19) + 13.5 pt2"/>
    <w:aliases w:val="Not Italic4,Spacing 0 pt17"/>
    <w:rPr>
      <w:rFonts w:ascii="Times New Roman" w:hAnsi="Times New Roman" w:cs="Times New Roman"/>
      <w:i/>
      <w:iCs/>
      <w:spacing w:val="-6"/>
      <w:sz w:val="27"/>
      <w:szCs w:val="27"/>
      <w:u w:val="single"/>
    </w:rPr>
  </w:style>
  <w:style w:type="character" w:customStyle="1" w:styleId="Bodytext19135pt1">
    <w:name w:val="Body text (19) + 13.5 pt1"/>
    <w:aliases w:val="Spacing 0 pt16"/>
    <w:rPr>
      <w:rFonts w:ascii="Times New Roman" w:hAnsi="Times New Roman" w:cs="Times New Roman"/>
      <w:i/>
      <w:iCs/>
      <w:spacing w:val="-8"/>
      <w:sz w:val="27"/>
      <w:szCs w:val="27"/>
      <w:u w:val="singl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b/>
      <w:bCs/>
      <w:spacing w:val="-13"/>
      <w:sz w:val="27"/>
      <w:szCs w:val="27"/>
      <w:u w:val="none"/>
    </w:rPr>
  </w:style>
  <w:style w:type="character" w:customStyle="1" w:styleId="Bodytext10pt3">
    <w:name w:val="Body text + 10 pt3"/>
    <w:aliases w:val="Spacing 0 pt1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14"/>
    <w:rPr>
      <w:rFonts w:ascii="Times New Roman" w:hAnsi="Times New Roman" w:cs="Times New Roman"/>
      <w:spacing w:val="1"/>
      <w:sz w:val="12"/>
      <w:szCs w:val="12"/>
      <w:u w:val="none"/>
    </w:rPr>
  </w:style>
  <w:style w:type="character" w:customStyle="1" w:styleId="BodytextConsolas">
    <w:name w:val="Body text + Consolas"/>
    <w:aliases w:val="11 pt1,Bold2,Spacing -1 pt"/>
    <w:rPr>
      <w:rFonts w:ascii="Consolas" w:hAnsi="Consolas" w:cs="Consolas"/>
      <w:b/>
      <w:bCs/>
      <w:spacing w:val="-20"/>
      <w:sz w:val="22"/>
      <w:szCs w:val="22"/>
      <w:u w:val="none"/>
    </w:rPr>
  </w:style>
  <w:style w:type="character" w:customStyle="1" w:styleId="Bodytext195pt">
    <w:name w:val="Body text + 19.5 pt"/>
    <w:aliases w:val="Bold1,Spacing -1 pt1"/>
    <w:rPr>
      <w:rFonts w:ascii="Times New Roman" w:hAnsi="Times New Roman" w:cs="Times New Roman"/>
      <w:b/>
      <w:bCs/>
      <w:spacing w:val="-20"/>
      <w:sz w:val="39"/>
      <w:szCs w:val="39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i/>
      <w:iCs/>
      <w:spacing w:val="-14"/>
      <w:sz w:val="30"/>
      <w:szCs w:val="30"/>
      <w:u w:val="none"/>
    </w:rPr>
  </w:style>
  <w:style w:type="character" w:customStyle="1" w:styleId="Heading2265pt">
    <w:name w:val="Heading #2 + 26.5 pt"/>
    <w:aliases w:val="Not Italic3,Spacing 0 pt13"/>
    <w:rPr>
      <w:rFonts w:ascii="Times New Roman" w:hAnsi="Times New Roman" w:cs="Times New Roman"/>
      <w:i/>
      <w:iCs/>
      <w:spacing w:val="0"/>
      <w:sz w:val="53"/>
      <w:szCs w:val="53"/>
      <w:u w:val="none"/>
    </w:rPr>
  </w:style>
  <w:style w:type="character" w:customStyle="1" w:styleId="Heading43">
    <w:name w:val="Heading #4 (3)_"/>
    <w:link w:val="Heading430"/>
    <w:rPr>
      <w:rFonts w:ascii="Times New Roman" w:hAnsi="Times New Roman" w:cs="Times New Roman"/>
      <w:b/>
      <w:bCs/>
      <w:spacing w:val="-10"/>
      <w:sz w:val="27"/>
      <w:szCs w:val="27"/>
      <w:u w:val="none"/>
    </w:rPr>
  </w:style>
  <w:style w:type="character" w:customStyle="1" w:styleId="Bodytext125pt">
    <w:name w:val="Body text + 12.5 pt"/>
    <w:aliases w:val="Spacing 0 pt12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Tablecaption4">
    <w:name w:val="Table caption (4)_"/>
    <w:link w:val="Tablecaption40"/>
    <w:rPr>
      <w:rFonts w:ascii="Times New Roman" w:hAnsi="Times New Roman" w:cs="Times New Roman"/>
      <w:spacing w:val="-9"/>
      <w:sz w:val="22"/>
      <w:szCs w:val="22"/>
      <w:u w:val="none"/>
    </w:rPr>
  </w:style>
  <w:style w:type="character" w:customStyle="1" w:styleId="Tablecaption4Italic">
    <w:name w:val="Table caption (4) + Italic"/>
    <w:aliases w:val="Spacing 0 pt11"/>
    <w:rPr>
      <w:rFonts w:ascii="Times New Roman" w:hAnsi="Times New Roman" w:cs="Times New Roman"/>
      <w:i/>
      <w:iCs/>
      <w:spacing w:val="-15"/>
      <w:sz w:val="22"/>
      <w:szCs w:val="22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noProof/>
      <w:sz w:val="11"/>
      <w:szCs w:val="11"/>
      <w:u w:val="none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spacing w:val="29"/>
      <w:sz w:val="18"/>
      <w:szCs w:val="18"/>
      <w:u w:val="none"/>
    </w:rPr>
  </w:style>
  <w:style w:type="character" w:customStyle="1" w:styleId="Bodytext16NotItalic">
    <w:name w:val="Body text (16) + Not Italic"/>
    <w:aliases w:val="Spacing 0 pt10"/>
    <w:rPr>
      <w:rFonts w:ascii="Times New Roman" w:hAnsi="Times New Roman" w:cs="Times New Roman"/>
      <w:i/>
      <w:iCs/>
      <w:spacing w:val="-18"/>
      <w:sz w:val="30"/>
      <w:szCs w:val="30"/>
      <w:u w:val="none"/>
    </w:rPr>
  </w:style>
  <w:style w:type="character" w:customStyle="1" w:styleId="Bodytext16135pt">
    <w:name w:val="Body text (16) + 13.5 pt"/>
    <w:aliases w:val="Not Italic2,Spacing 0 pt9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Bodytext16135pt1">
    <w:name w:val="Body text (16) + 13.5 pt1"/>
    <w:aliases w:val="Spacing 0 pt8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10pt2">
    <w:name w:val="Body text + 10 pt2"/>
    <w:aliases w:val="Spacing 0 pt7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Headerorfooter5">
    <w:name w:val="Header or footer (5)_"/>
    <w:link w:val="Headerorfooter50"/>
    <w:rPr>
      <w:rFonts w:ascii="Times New Roman" w:hAnsi="Times New Roman" w:cs="Times New Roman"/>
      <w:b/>
      <w:bCs/>
      <w:i/>
      <w:iCs/>
      <w:noProof/>
      <w:sz w:val="31"/>
      <w:szCs w:val="31"/>
      <w:u w:val="none"/>
    </w:rPr>
  </w:style>
  <w:style w:type="character" w:customStyle="1" w:styleId="Bodytext220">
    <w:name w:val="Body text (22)_"/>
    <w:link w:val="Bodytext221"/>
    <w:rPr>
      <w:rFonts w:ascii="Times New Roman" w:hAnsi="Times New Roman" w:cs="Times New Roman"/>
      <w:spacing w:val="-9"/>
      <w:sz w:val="28"/>
      <w:szCs w:val="28"/>
      <w:u w:val="none"/>
    </w:rPr>
  </w:style>
  <w:style w:type="character" w:customStyle="1" w:styleId="Bodytext2125pt">
    <w:name w:val="Body text (2) + 12.5 pt"/>
    <w:aliases w:val="Not Bold1,Spacing 0 pt6"/>
    <w:rPr>
      <w:rFonts w:ascii="Times New Roman" w:hAnsi="Times New Roman" w:cs="Times New Roman"/>
      <w:b/>
      <w:bCs/>
      <w:spacing w:val="-4"/>
      <w:sz w:val="25"/>
      <w:szCs w:val="25"/>
      <w:u w:val="none"/>
    </w:rPr>
  </w:style>
  <w:style w:type="character" w:customStyle="1" w:styleId="Bodytext10pt1">
    <w:name w:val="Body text + 10 pt1"/>
    <w:aliases w:val="Spacing 1 pt2"/>
    <w:rPr>
      <w:rFonts w:ascii="Times New Roman" w:hAnsi="Times New Roman" w:cs="Times New Roman"/>
      <w:spacing w:val="37"/>
      <w:sz w:val="20"/>
      <w:szCs w:val="20"/>
      <w:u w:val="none"/>
    </w:rPr>
  </w:style>
  <w:style w:type="character" w:customStyle="1" w:styleId="Bodytext95pt1">
    <w:name w:val="Body text + 9.5 pt1"/>
    <w:aliases w:val="Spacing 0 pt5"/>
    <w:rPr>
      <w:rFonts w:ascii="Times New Roman" w:hAnsi="Times New Roman" w:cs="Times New Roman"/>
      <w:spacing w:val="-12"/>
      <w:sz w:val="19"/>
      <w:szCs w:val="19"/>
      <w:u w:val="none"/>
    </w:rPr>
  </w:style>
  <w:style w:type="character" w:customStyle="1" w:styleId="FootnoteItalic">
    <w:name w:val="Footnote + Italic"/>
    <w:aliases w:val="Spacing 0 pt4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Headerorfooter6">
    <w:name w:val="Header or footer (6)_"/>
    <w:link w:val="Headerorfooter60"/>
    <w:rPr>
      <w:rFonts w:ascii="Times New Roman" w:hAnsi="Times New Roman" w:cs="Times New Roman"/>
      <w:i/>
      <w:iCs/>
      <w:spacing w:val="6"/>
      <w:sz w:val="20"/>
      <w:szCs w:val="20"/>
      <w:u w:val="none"/>
    </w:rPr>
  </w:style>
  <w:style w:type="character" w:customStyle="1" w:styleId="Headerorfooter55pt">
    <w:name w:val="Header or footer + 5.5 pt"/>
    <w:aliases w:val="Spacing 0 pt3"/>
    <w:rPr>
      <w:rFonts w:ascii="Times New Roman" w:hAnsi="Times New Roman" w:cs="Times New Roman"/>
      <w:noProof/>
      <w:spacing w:val="0"/>
      <w:sz w:val="11"/>
      <w:szCs w:val="11"/>
      <w:u w:val="none"/>
    </w:rPr>
  </w:style>
  <w:style w:type="character" w:customStyle="1" w:styleId="BodytextSmallCaps">
    <w:name w:val="Body text + Small Caps"/>
    <w:rPr>
      <w:rFonts w:ascii="Times New Roman" w:hAnsi="Times New Roman" w:cs="Times New Roman"/>
      <w:smallCaps/>
      <w:spacing w:val="-6"/>
      <w:sz w:val="27"/>
      <w:szCs w:val="27"/>
      <w:u w:val="none"/>
    </w:rPr>
  </w:style>
  <w:style w:type="character" w:customStyle="1" w:styleId="Bodytext21105pt">
    <w:name w:val="Body text (21) + 10.5 pt"/>
    <w:aliases w:val="Italic1,Spacing 0 pt2"/>
    <w:rPr>
      <w:rFonts w:ascii="Times New Roman" w:hAnsi="Times New Roman" w:cs="Times New Roman"/>
      <w:b/>
      <w:bCs/>
      <w:i/>
      <w:iCs/>
      <w:spacing w:val="29"/>
      <w:sz w:val="21"/>
      <w:szCs w:val="21"/>
      <w:u w:val="none"/>
    </w:rPr>
  </w:style>
  <w:style w:type="character" w:customStyle="1" w:styleId="Bodytext23">
    <w:name w:val="Body text (23)_"/>
    <w:link w:val="Bodytext230"/>
    <w:rPr>
      <w:rFonts w:ascii="Times New Roman" w:hAnsi="Times New Roman" w:cs="Times New Roman"/>
      <w:spacing w:val="-3"/>
      <w:sz w:val="16"/>
      <w:szCs w:val="16"/>
      <w:u w:val="none"/>
    </w:rPr>
  </w:style>
  <w:style w:type="character" w:customStyle="1" w:styleId="Bodytext12TimesNewRoman">
    <w:name w:val="Body text (12) + Times New Roman"/>
    <w:aliases w:val="12 pt,Spacing 0 pt1"/>
    <w:rPr>
      <w:rFonts w:ascii="Times New Roman" w:hAnsi="Times New Roman" w:cs="Times New Roman"/>
      <w:spacing w:val="-3"/>
      <w:sz w:val="24"/>
      <w:szCs w:val="24"/>
      <w:u w:val="none"/>
    </w:rPr>
  </w:style>
  <w:style w:type="character" w:customStyle="1" w:styleId="Bodytext139pt">
    <w:name w:val="Body text (13) + 9 pt"/>
    <w:aliases w:val="Not Italic1,Spacing 1 pt1"/>
    <w:rPr>
      <w:rFonts w:ascii="Times New Roman" w:hAnsi="Times New Roman" w:cs="Times New Roman"/>
      <w:b/>
      <w:bCs/>
      <w:i/>
      <w:iCs/>
      <w:spacing w:val="29"/>
      <w:sz w:val="18"/>
      <w:szCs w:val="18"/>
      <w:u w:val="none"/>
    </w:rPr>
  </w:style>
  <w:style w:type="character" w:customStyle="1" w:styleId="Bodytext24">
    <w:name w:val="Body text (24)_"/>
    <w:link w:val="Bodytext240"/>
    <w:rPr>
      <w:rFonts w:ascii="Times New Roman" w:hAnsi="Times New Roman" w:cs="Times New Roman"/>
      <w:sz w:val="19"/>
      <w:szCs w:val="19"/>
      <w:u w:val="none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9"/>
      <w:sz w:val="32"/>
      <w:szCs w:val="3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306" w:lineRule="exact"/>
      <w:ind w:hanging="1920"/>
      <w:jc w:val="center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60" w:after="60" w:line="299" w:lineRule="exact"/>
      <w:ind w:hanging="1320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after="300" w:line="240" w:lineRule="atLeast"/>
      <w:ind w:hanging="2000"/>
      <w:jc w:val="both"/>
    </w:pPr>
    <w:rPr>
      <w:rFonts w:ascii="Times New Roman" w:hAnsi="Times New Roman" w:cs="Times New Roman"/>
      <w:i/>
      <w:iCs/>
      <w:color w:val="auto"/>
      <w:spacing w:val="-8"/>
      <w:sz w:val="27"/>
      <w:szCs w:val="27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Segoe UI" w:hAnsi="Segoe UI" w:cs="Segoe UI"/>
      <w:color w:val="auto"/>
      <w:spacing w:val="11"/>
      <w:sz w:val="18"/>
      <w:szCs w:val="18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180" w:after="120" w:line="306" w:lineRule="exact"/>
      <w:jc w:val="center"/>
    </w:pPr>
    <w:rPr>
      <w:rFonts w:ascii="Times New Roman" w:hAnsi="Times New Roman" w:cs="Times New Roman"/>
      <w:color w:val="auto"/>
      <w:spacing w:val="-3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27"/>
      <w:szCs w:val="27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1"/>
      <w:sz w:val="8"/>
      <w:szCs w:val="8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after="240" w:line="240" w:lineRule="atLeast"/>
      <w:jc w:val="center"/>
    </w:pPr>
    <w:rPr>
      <w:rFonts w:ascii="Times New Roman" w:hAnsi="Times New Roman" w:cs="Times New Roman"/>
      <w:color w:val="auto"/>
      <w:spacing w:val="-12"/>
      <w:sz w:val="19"/>
      <w:szCs w:val="19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before="60" w:line="421" w:lineRule="exact"/>
      <w:ind w:firstLine="700"/>
      <w:jc w:val="both"/>
      <w:outlineLvl w:val="1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2"/>
      <w:szCs w:val="2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120" w:line="256" w:lineRule="exact"/>
      <w:jc w:val="both"/>
    </w:pPr>
    <w:rPr>
      <w:rFonts w:ascii="Times New Roman" w:hAnsi="Times New Roman" w:cs="Times New Roman"/>
      <w:color w:val="auto"/>
      <w:spacing w:val="-4"/>
      <w:sz w:val="20"/>
      <w:szCs w:val="20"/>
      <w:lang w:eastAsia="en-US"/>
    </w:rPr>
  </w:style>
  <w:style w:type="paragraph" w:customStyle="1" w:styleId="Bodytext91">
    <w:name w:val="Body text (9)1"/>
    <w:basedOn w:val="Normal"/>
    <w:link w:val="Bodytext9"/>
    <w:pPr>
      <w:shd w:val="clear" w:color="auto" w:fill="FFFFFF"/>
      <w:spacing w:after="180" w:line="299" w:lineRule="exact"/>
      <w:jc w:val="center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180" w:line="241" w:lineRule="exact"/>
      <w:ind w:firstLine="1320"/>
    </w:pPr>
    <w:rPr>
      <w:rFonts w:ascii="Times New Roman" w:hAnsi="Times New Roman" w:cs="Times New Roman"/>
      <w:i/>
      <w:iCs/>
      <w:color w:val="auto"/>
      <w:spacing w:val="-1"/>
      <w:sz w:val="22"/>
      <w:szCs w:val="22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1" w:lineRule="exact"/>
      <w:jc w:val="both"/>
    </w:pPr>
    <w:rPr>
      <w:rFonts w:ascii="Constantia" w:hAnsi="Constantia" w:cs="Constantia"/>
      <w:color w:val="auto"/>
      <w:spacing w:val="9"/>
      <w:sz w:val="16"/>
      <w:szCs w:val="16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34" w:lineRule="exact"/>
      <w:jc w:val="both"/>
    </w:pPr>
    <w:rPr>
      <w:rFonts w:ascii="Constantia" w:hAnsi="Constantia" w:cs="Constantia"/>
      <w:color w:val="auto"/>
      <w:spacing w:val="-1"/>
      <w:sz w:val="22"/>
      <w:szCs w:val="22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before="300" w:after="30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1"/>
      <w:sz w:val="21"/>
      <w:szCs w:val="21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81" w:lineRule="exact"/>
      <w:jc w:val="center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420" w:after="600" w:line="240" w:lineRule="atLeast"/>
      <w:jc w:val="center"/>
      <w:outlineLvl w:val="2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Footnote0">
    <w:name w:val="Footnote"/>
    <w:basedOn w:val="Normal"/>
    <w:link w:val="Footnote"/>
    <w:pPr>
      <w:shd w:val="clear" w:color="auto" w:fill="FFFFFF"/>
      <w:spacing w:line="436" w:lineRule="exact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10"/>
      <w:szCs w:val="10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Segoe UI" w:hAnsi="Segoe UI" w:cs="Segoe UI"/>
      <w:i/>
      <w:iCs/>
      <w:color w:val="auto"/>
      <w:spacing w:val="9"/>
      <w:sz w:val="8"/>
      <w:szCs w:val="8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60" w:line="240" w:lineRule="atLeast"/>
      <w:jc w:val="both"/>
    </w:pPr>
    <w:rPr>
      <w:rFonts w:ascii="Times New Roman" w:hAnsi="Times New Roman" w:cs="Times New Roman"/>
      <w:color w:val="auto"/>
      <w:spacing w:val="22"/>
      <w:w w:val="120"/>
      <w:sz w:val="8"/>
      <w:szCs w:val="8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240" w:lineRule="atLeast"/>
      <w:ind w:hanging="1420"/>
      <w:jc w:val="both"/>
    </w:pPr>
    <w:rPr>
      <w:rFonts w:ascii="Times New Roman" w:hAnsi="Times New Roman" w:cs="Times New Roman"/>
      <w:i/>
      <w:iCs/>
      <w:color w:val="auto"/>
      <w:spacing w:val="-14"/>
      <w:sz w:val="30"/>
      <w:szCs w:val="30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line="443" w:lineRule="exact"/>
      <w:jc w:val="both"/>
      <w:outlineLvl w:val="3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70" w:lineRule="exact"/>
      <w:jc w:val="both"/>
    </w:pPr>
    <w:rPr>
      <w:rFonts w:ascii="Times New Roman" w:hAnsi="Times New Roman" w:cs="Times New Roman"/>
      <w:color w:val="auto"/>
      <w:spacing w:val="-8"/>
      <w:sz w:val="22"/>
      <w:szCs w:val="22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120" w:after="420" w:line="240" w:lineRule="atLeast"/>
      <w:jc w:val="both"/>
      <w:outlineLvl w:val="0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443" w:lineRule="exact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39" w:lineRule="exact"/>
      <w:jc w:val="both"/>
      <w:outlineLvl w:val="2"/>
    </w:pPr>
    <w:rPr>
      <w:rFonts w:ascii="Times New Roman" w:hAnsi="Times New Roman" w:cs="Times New Roman"/>
      <w:b/>
      <w:bCs/>
      <w:color w:val="auto"/>
      <w:spacing w:val="-14"/>
      <w:sz w:val="27"/>
      <w:szCs w:val="27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after="420" w:line="439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15"/>
      <w:sz w:val="23"/>
      <w:szCs w:val="23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338" w:lineRule="exact"/>
      <w:jc w:val="both"/>
    </w:pPr>
    <w:rPr>
      <w:rFonts w:ascii="Times New Roman" w:hAnsi="Times New Roman" w:cs="Times New Roman"/>
      <w:b/>
      <w:bCs/>
      <w:color w:val="auto"/>
      <w:spacing w:val="-3"/>
      <w:sz w:val="27"/>
      <w:szCs w:val="27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before="60" w:after="480" w:line="288" w:lineRule="exact"/>
    </w:pPr>
    <w:rPr>
      <w:rFonts w:ascii="Times New Roman" w:hAnsi="Times New Roman" w:cs="Times New Roman"/>
      <w:i/>
      <w:iCs/>
      <w:color w:val="auto"/>
      <w:spacing w:val="-3"/>
      <w:sz w:val="28"/>
      <w:szCs w:val="2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before="480" w:line="421" w:lineRule="exact"/>
      <w:jc w:val="both"/>
    </w:pPr>
    <w:rPr>
      <w:rFonts w:ascii="Times New Roman" w:hAnsi="Times New Roman" w:cs="Times New Roman"/>
      <w:b/>
      <w:bCs/>
      <w:color w:val="auto"/>
      <w:spacing w:val="-13"/>
      <w:sz w:val="27"/>
      <w:szCs w:val="27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17" w:lineRule="exact"/>
      <w:ind w:hanging="1320"/>
      <w:outlineLvl w:val="1"/>
    </w:pPr>
    <w:rPr>
      <w:rFonts w:ascii="Times New Roman" w:hAnsi="Times New Roman" w:cs="Times New Roman"/>
      <w:i/>
      <w:iCs/>
      <w:color w:val="auto"/>
      <w:spacing w:val="-14"/>
      <w:sz w:val="30"/>
      <w:szCs w:val="30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436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-10"/>
      <w:sz w:val="27"/>
      <w:szCs w:val="27"/>
      <w:lang w:eastAsia="en-US"/>
    </w:rPr>
  </w:style>
  <w:style w:type="paragraph" w:customStyle="1" w:styleId="Tablecaption40">
    <w:name w:val="Table caption (4)"/>
    <w:basedOn w:val="Normal"/>
    <w:link w:val="Tablecaption4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9"/>
      <w:sz w:val="22"/>
      <w:szCs w:val="22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11"/>
      <w:szCs w:val="11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after="600" w:line="240" w:lineRule="atLeast"/>
    </w:pPr>
    <w:rPr>
      <w:rFonts w:ascii="Times New Roman" w:hAnsi="Times New Roman" w:cs="Times New Roman"/>
      <w:b/>
      <w:bCs/>
      <w:color w:val="auto"/>
      <w:spacing w:val="29"/>
      <w:sz w:val="18"/>
      <w:szCs w:val="18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noProof/>
      <w:color w:val="auto"/>
      <w:sz w:val="31"/>
      <w:szCs w:val="31"/>
      <w:lang w:eastAsia="en-US"/>
    </w:rPr>
  </w:style>
  <w:style w:type="paragraph" w:customStyle="1" w:styleId="Bodytext221">
    <w:name w:val="Body text (22)"/>
    <w:basedOn w:val="Normal"/>
    <w:link w:val="Bodytext220"/>
    <w:pPr>
      <w:shd w:val="clear" w:color="auto" w:fill="FFFFFF"/>
      <w:spacing w:before="120" w:line="295" w:lineRule="exact"/>
      <w:ind w:hanging="1420"/>
    </w:pPr>
    <w:rPr>
      <w:rFonts w:ascii="Times New Roman" w:hAnsi="Times New Roman" w:cs="Times New Roman"/>
      <w:color w:val="auto"/>
      <w:spacing w:val="-9"/>
      <w:sz w:val="28"/>
      <w:szCs w:val="28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pacing w:val="6"/>
      <w:sz w:val="20"/>
      <w:szCs w:val="20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420" w:after="120" w:line="176" w:lineRule="exact"/>
    </w:pPr>
    <w:rPr>
      <w:rFonts w:ascii="Times New Roman" w:hAnsi="Times New Roman" w:cs="Times New Roman"/>
      <w:color w:val="auto"/>
      <w:spacing w:val="-3"/>
      <w:sz w:val="16"/>
      <w:szCs w:val="16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before="120" w:after="420" w:line="240" w:lineRule="atLeast"/>
    </w:pPr>
    <w:rPr>
      <w:rFonts w:ascii="Times New Roman" w:hAnsi="Times New Roman" w:cs="Times New Roman"/>
      <w:color w:val="auto"/>
      <w:spacing w:val="-1"/>
      <w:sz w:val="19"/>
      <w:szCs w:val="19"/>
      <w:lang w:eastAsia="en-US"/>
    </w:rPr>
  </w:style>
  <w:style w:type="paragraph" w:customStyle="1" w:styleId="DefaultParagraphFontParaCharCharCharCharChar">
    <w:name w:val="Default Paragraph Font Para Char Char Char Char Char"/>
    <w:autoRedefine/>
    <w:rsid w:val="00D54DB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D54DB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54D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2026-05-20T19:49:00Z</dcterms:created>
  <dcterms:modified xsi:type="dcterms:W3CDTF">2026-05-20T19:49:00Z</dcterms:modified>
  <cp:category/>
</cp:coreProperties>
</file>